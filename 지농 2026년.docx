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81737" w14:textId="77777777" w:rsidR="007E199E" w:rsidRPr="007E199E" w:rsidRDefault="007E199E" w:rsidP="007E199E">
      <w:pPr>
        <w:rPr>
          <w:b/>
          <w:bCs/>
        </w:rPr>
      </w:pPr>
      <w:r w:rsidRPr="007E199E">
        <w:rPr>
          <w:rFonts w:hint="eastAsia"/>
          <w:b/>
          <w:bCs/>
        </w:rPr>
        <w:t>자기소개서</w:t>
      </w:r>
    </w:p>
    <w:p w14:paraId="688F6076" w14:textId="77777777" w:rsidR="007E199E" w:rsidRPr="007E199E" w:rsidRDefault="007E199E" w:rsidP="007E199E">
      <w:pPr>
        <w:rPr>
          <w:b/>
          <w:bCs/>
        </w:rPr>
      </w:pPr>
      <w:proofErr w:type="spellStart"/>
      <w:r w:rsidRPr="007E199E">
        <w:rPr>
          <w:rFonts w:hint="eastAsia"/>
          <w:b/>
          <w:bCs/>
        </w:rPr>
        <w:t>주의사항닫기</w:t>
      </w:r>
      <w:proofErr w:type="spellEnd"/>
    </w:p>
    <w:p w14:paraId="5F7473A5" w14:textId="77777777" w:rsidR="007E199E" w:rsidRPr="007E199E" w:rsidRDefault="007E199E" w:rsidP="007E199E">
      <w:r w:rsidRPr="007E199E">
        <w:rPr>
          <w:rFonts w:hint="eastAsia"/>
          <w:b/>
          <w:bCs/>
          <w:u w:val="single"/>
        </w:rPr>
        <w:t>자기소개서 평가 시</w:t>
      </w:r>
      <w:r w:rsidRPr="007E199E">
        <w:rPr>
          <w:rFonts w:hint="eastAsia"/>
        </w:rPr>
        <w:br/>
      </w:r>
      <w:r w:rsidRPr="007E199E">
        <w:rPr>
          <w:rFonts w:hint="eastAsia"/>
          <w:b/>
          <w:bCs/>
        </w:rPr>
        <w:t>블라인드 원칙 위반(세부사항은 아래 유의사항 참조), 불성실 기재(표절, 분량부족, 반복작성, </w:t>
      </w:r>
      <w:proofErr w:type="spellStart"/>
      <w:r w:rsidRPr="007E199E">
        <w:rPr>
          <w:rFonts w:hint="eastAsia"/>
          <w:b/>
          <w:bCs/>
        </w:rPr>
        <w:t>타사명</w:t>
      </w:r>
      <w:proofErr w:type="spellEnd"/>
      <w:r w:rsidRPr="007E199E">
        <w:rPr>
          <w:rFonts w:hint="eastAsia"/>
          <w:b/>
          <w:bCs/>
        </w:rPr>
        <w:t> 기재 등), 허위 기재 시 </w:t>
      </w:r>
      <w:r w:rsidRPr="007E199E">
        <w:rPr>
          <w:rFonts w:hint="eastAsia"/>
        </w:rPr>
        <w:t>불이익을 받을 수 있습니다.</w:t>
      </w:r>
      <w:r w:rsidRPr="007E199E">
        <w:rPr>
          <w:rFonts w:hint="eastAsia"/>
        </w:rPr>
        <w:br/>
        <w:t> </w:t>
      </w:r>
    </w:p>
    <w:tbl>
      <w:tblPr>
        <w:tblW w:w="12300" w:type="dxa"/>
        <w:shd w:val="clear" w:color="auto" w:fill="EDCCF7"/>
        <w:tblCellMar>
          <w:top w:w="12" w:type="dxa"/>
          <w:left w:w="12" w:type="dxa"/>
          <w:bottom w:w="12" w:type="dxa"/>
          <w:right w:w="12" w:type="dxa"/>
        </w:tblCellMar>
        <w:tblLook w:val="04A0" w:firstRow="1" w:lastRow="0" w:firstColumn="1" w:lastColumn="0" w:noHBand="0" w:noVBand="1"/>
      </w:tblPr>
      <w:tblGrid>
        <w:gridCol w:w="12300"/>
      </w:tblGrid>
      <w:tr w:rsidR="007E199E" w:rsidRPr="007E199E" w14:paraId="45BBC806" w14:textId="77777777">
        <w:tc>
          <w:tcPr>
            <w:tcW w:w="0" w:type="auto"/>
            <w:shd w:val="clear" w:color="auto" w:fill="EDCCF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185668C" w14:textId="77777777" w:rsidR="007E199E" w:rsidRPr="007E199E" w:rsidRDefault="007E199E" w:rsidP="007E199E">
            <w:r w:rsidRPr="007E199E">
              <w:t>자기소개서 작성 시 직·간접적으로 </w:t>
            </w:r>
            <w:r w:rsidRPr="007E199E">
              <w:rPr>
                <w:b/>
                <w:bCs/>
              </w:rPr>
              <w:t>성명, 학교명, 가족관계 등이 드러나지 않도록 유의 </w:t>
            </w:r>
            <w:ins w:id="0" w:author="Unknown">
              <w:r w:rsidRPr="007E199E">
                <w:t>(작성 시 채용전형에서 불이익을 받을 수 있음)</w:t>
              </w:r>
            </w:ins>
            <w:r w:rsidRPr="007E199E">
              <w:br/>
              <w:t>  - </w:t>
            </w:r>
            <w:proofErr w:type="gramStart"/>
            <w:r w:rsidRPr="007E199E">
              <w:t>학교명 :</w:t>
            </w:r>
            <w:proofErr w:type="gramEnd"/>
            <w:r w:rsidRPr="007E199E">
              <w:t> 직접적인 학교명을 포함하여 영어 이니셜, 동아리명, 교수 성명 등을 통해 학교가 드러나지 않도록 작성</w:t>
            </w:r>
            <w:r w:rsidRPr="007E199E">
              <w:br/>
              <w:t>  - </w:t>
            </w:r>
            <w:proofErr w:type="gramStart"/>
            <w:r w:rsidRPr="007E199E">
              <w:t>가족관계 :</w:t>
            </w:r>
            <w:proofErr w:type="gramEnd"/>
            <w:r w:rsidRPr="007E199E">
              <w:t> 일반적인 가족구성은 기재 가능하나, 가족구성원의 이름, 소속 단체, 직장, 직위 등이 드러나지 않도록 작성</w:t>
            </w:r>
            <w:r w:rsidRPr="007E199E">
              <w:br/>
              <w:t>  - </w:t>
            </w:r>
            <w:proofErr w:type="gramStart"/>
            <w:r w:rsidRPr="007E199E">
              <w:t>경력관계 :</w:t>
            </w:r>
            <w:proofErr w:type="gramEnd"/>
            <w:r w:rsidRPr="007E199E">
              <w:t> 근무기업 명칭 및 근무부서 등 지원자를 특정할 수 있는 정보가 상세히 드러나지 않도록 작성하되,  </w:t>
            </w:r>
            <w:r w:rsidRPr="007E199E">
              <w:br/>
              <w:t>                  피치 못할 경우 'A사', 'OO회사' 등으로 표기</w:t>
            </w:r>
          </w:p>
        </w:tc>
      </w:tr>
    </w:tbl>
    <w:p w14:paraId="4FF56CBD" w14:textId="77777777" w:rsidR="007E199E" w:rsidRPr="007E199E" w:rsidRDefault="007E199E" w:rsidP="007E199E">
      <w:pPr>
        <w:rPr>
          <w:b/>
          <w:bCs/>
        </w:rPr>
      </w:pPr>
      <w:r w:rsidRPr="007E199E">
        <w:rPr>
          <w:rFonts w:hint="eastAsia"/>
          <w:b/>
          <w:bCs/>
        </w:rPr>
        <w:t xml:space="preserve">본인의 발전을 위해 노력했던 경험 중 성장 가능성을 가장 잘 보여주는 사례를 제시하고, 해당 경험이 농협 업무 수행에 어떻게 활용될 수 있을지 </w:t>
      </w:r>
      <w:proofErr w:type="spellStart"/>
      <w:proofErr w:type="gramStart"/>
      <w:r w:rsidRPr="007E199E">
        <w:rPr>
          <w:rFonts w:hint="eastAsia"/>
          <w:b/>
          <w:bCs/>
        </w:rPr>
        <w:t>기술하시오</w:t>
      </w:r>
      <w:proofErr w:type="spellEnd"/>
      <w:r w:rsidRPr="007E199E">
        <w:rPr>
          <w:rFonts w:hint="eastAsia"/>
          <w:b/>
          <w:bCs/>
        </w:rPr>
        <w:t>.</w:t>
      </w:r>
      <w:r w:rsidRPr="007E199E">
        <w:rPr>
          <w:rFonts w:hint="eastAsia"/>
        </w:rPr>
        <w:t>공백</w:t>
      </w:r>
      <w:proofErr w:type="gramEnd"/>
      <w:r w:rsidRPr="007E199E">
        <w:rPr>
          <w:rFonts w:hint="eastAsia"/>
        </w:rPr>
        <w:t xml:space="preserve"> 제외 최소 0</w:t>
      </w:r>
      <w:proofErr w:type="gramStart"/>
      <w:r w:rsidRPr="007E199E">
        <w:rPr>
          <w:rFonts w:hint="eastAsia"/>
        </w:rPr>
        <w:t>자 /</w:t>
      </w:r>
      <w:proofErr w:type="gramEnd"/>
      <w:r w:rsidRPr="007E199E">
        <w:rPr>
          <w:rFonts w:hint="eastAsia"/>
        </w:rPr>
        <w:t xml:space="preserve"> 최대 500자 제한</w:t>
      </w:r>
    </w:p>
    <w:p w14:paraId="15597158" w14:textId="77777777" w:rsidR="007E199E" w:rsidRPr="007E199E" w:rsidRDefault="007E199E" w:rsidP="007E199E">
      <w:r w:rsidRPr="007E199E">
        <w:rPr>
          <w:rFonts w:hint="eastAsia"/>
        </w:rPr>
        <w:t>공백 제외 </w:t>
      </w:r>
      <w:r w:rsidRPr="007E199E">
        <w:rPr>
          <w:rFonts w:hint="eastAsia"/>
          <w:b/>
          <w:bCs/>
        </w:rPr>
        <w:t>0</w:t>
      </w:r>
      <w:r w:rsidRPr="007E199E">
        <w:rPr>
          <w:rFonts w:hint="eastAsia"/>
        </w:rPr>
        <w:t>/500</w:t>
      </w:r>
    </w:p>
    <w:p w14:paraId="235DF8EA" w14:textId="77777777" w:rsidR="007E199E" w:rsidRPr="007E199E" w:rsidRDefault="007E199E" w:rsidP="007E199E">
      <w:pPr>
        <w:rPr>
          <w:b/>
          <w:bCs/>
        </w:rPr>
      </w:pPr>
      <w:r w:rsidRPr="007E199E">
        <w:rPr>
          <w:rFonts w:hint="eastAsia"/>
          <w:b/>
          <w:bCs/>
        </w:rPr>
        <w:t xml:space="preserve">판단이 쉽지 않은 상황에서 의사결정을 내렸던 경험을 제시하고, 당시 어떤 기준으로 정보를 검토하고 분석하여 최종 결정을 내렸는지 구체적으로 </w:t>
      </w:r>
      <w:proofErr w:type="spellStart"/>
      <w:proofErr w:type="gramStart"/>
      <w:r w:rsidRPr="007E199E">
        <w:rPr>
          <w:rFonts w:hint="eastAsia"/>
          <w:b/>
          <w:bCs/>
        </w:rPr>
        <w:t>기술하시오</w:t>
      </w:r>
      <w:proofErr w:type="spellEnd"/>
      <w:r w:rsidRPr="007E199E">
        <w:rPr>
          <w:rFonts w:hint="eastAsia"/>
          <w:b/>
          <w:bCs/>
        </w:rPr>
        <w:t>.</w:t>
      </w:r>
      <w:r w:rsidRPr="007E199E">
        <w:rPr>
          <w:rFonts w:hint="eastAsia"/>
        </w:rPr>
        <w:t>공백</w:t>
      </w:r>
      <w:proofErr w:type="gramEnd"/>
      <w:r w:rsidRPr="007E199E">
        <w:rPr>
          <w:rFonts w:hint="eastAsia"/>
        </w:rPr>
        <w:t xml:space="preserve"> 제외 최소 0</w:t>
      </w:r>
      <w:proofErr w:type="gramStart"/>
      <w:r w:rsidRPr="007E199E">
        <w:rPr>
          <w:rFonts w:hint="eastAsia"/>
        </w:rPr>
        <w:t>자 /</w:t>
      </w:r>
      <w:proofErr w:type="gramEnd"/>
      <w:r w:rsidRPr="007E199E">
        <w:rPr>
          <w:rFonts w:hint="eastAsia"/>
        </w:rPr>
        <w:t xml:space="preserve"> 최대 500자 제한</w:t>
      </w:r>
    </w:p>
    <w:p w14:paraId="6722E878" w14:textId="77777777" w:rsidR="007E199E" w:rsidRPr="007E199E" w:rsidRDefault="007E199E" w:rsidP="007E199E">
      <w:r w:rsidRPr="007E199E">
        <w:rPr>
          <w:rFonts w:hint="eastAsia"/>
        </w:rPr>
        <w:t>공백 제외 </w:t>
      </w:r>
      <w:r w:rsidRPr="007E199E">
        <w:rPr>
          <w:rFonts w:hint="eastAsia"/>
          <w:b/>
          <w:bCs/>
        </w:rPr>
        <w:t>0</w:t>
      </w:r>
      <w:r w:rsidRPr="007E199E">
        <w:rPr>
          <w:rFonts w:hint="eastAsia"/>
        </w:rPr>
        <w:t>/500</w:t>
      </w:r>
    </w:p>
    <w:p w14:paraId="413D3E07" w14:textId="77777777" w:rsidR="007E199E" w:rsidRPr="007E199E" w:rsidRDefault="007E199E" w:rsidP="007E199E">
      <w:pPr>
        <w:rPr>
          <w:b/>
          <w:bCs/>
        </w:rPr>
      </w:pPr>
      <w:r w:rsidRPr="007E199E">
        <w:rPr>
          <w:rFonts w:hint="eastAsia"/>
          <w:b/>
          <w:bCs/>
        </w:rPr>
        <w:t xml:space="preserve">조직이나 팀에서 맡은 역할을 수행하며 동료나 구성원의 신뢰를 얻게 되었던 경험을 제시하고, 그 과정에서 보여준 본인의 태도와 행동을 중심으로 </w:t>
      </w:r>
      <w:proofErr w:type="spellStart"/>
      <w:proofErr w:type="gramStart"/>
      <w:r w:rsidRPr="007E199E">
        <w:rPr>
          <w:rFonts w:hint="eastAsia"/>
          <w:b/>
          <w:bCs/>
        </w:rPr>
        <w:t>기술하시오</w:t>
      </w:r>
      <w:proofErr w:type="spellEnd"/>
      <w:r w:rsidRPr="007E199E">
        <w:rPr>
          <w:rFonts w:hint="eastAsia"/>
          <w:b/>
          <w:bCs/>
        </w:rPr>
        <w:t>.</w:t>
      </w:r>
      <w:r w:rsidRPr="007E199E">
        <w:rPr>
          <w:rFonts w:hint="eastAsia"/>
        </w:rPr>
        <w:t>공백</w:t>
      </w:r>
      <w:proofErr w:type="gramEnd"/>
      <w:r w:rsidRPr="007E199E">
        <w:rPr>
          <w:rFonts w:hint="eastAsia"/>
        </w:rPr>
        <w:t xml:space="preserve"> 제외 최소 0</w:t>
      </w:r>
      <w:proofErr w:type="gramStart"/>
      <w:r w:rsidRPr="007E199E">
        <w:rPr>
          <w:rFonts w:hint="eastAsia"/>
        </w:rPr>
        <w:t>자 /</w:t>
      </w:r>
      <w:proofErr w:type="gramEnd"/>
      <w:r w:rsidRPr="007E199E">
        <w:rPr>
          <w:rFonts w:hint="eastAsia"/>
        </w:rPr>
        <w:t xml:space="preserve"> 최대 500자 제한</w:t>
      </w:r>
    </w:p>
    <w:p w14:paraId="658164BD" w14:textId="77777777" w:rsidR="007E199E" w:rsidRPr="007E199E" w:rsidRDefault="007E199E" w:rsidP="007E199E">
      <w:r w:rsidRPr="007E199E">
        <w:rPr>
          <w:rFonts w:hint="eastAsia"/>
        </w:rPr>
        <w:t>공백 제외 </w:t>
      </w:r>
      <w:r w:rsidRPr="007E199E">
        <w:rPr>
          <w:rFonts w:hint="eastAsia"/>
          <w:b/>
          <w:bCs/>
        </w:rPr>
        <w:t>0</w:t>
      </w:r>
      <w:r w:rsidRPr="007E199E">
        <w:rPr>
          <w:rFonts w:hint="eastAsia"/>
        </w:rPr>
        <w:t>/500</w:t>
      </w:r>
    </w:p>
    <w:p w14:paraId="30028A77" w14:textId="77777777" w:rsidR="007E199E" w:rsidRPr="007E199E" w:rsidRDefault="007E199E" w:rsidP="007E199E">
      <w:pPr>
        <w:rPr>
          <w:b/>
          <w:bCs/>
        </w:rPr>
      </w:pPr>
      <w:r w:rsidRPr="007E199E">
        <w:rPr>
          <w:rFonts w:hint="eastAsia"/>
          <w:b/>
          <w:bCs/>
        </w:rPr>
        <w:t xml:space="preserve">농협의 구성원으로서 본인이 중요하게 생각하는 가치나 원칙은 무엇이며, 그 가치를 바탕으로 농협에서 어떤 역할을 수행하고 </w:t>
      </w:r>
      <w:proofErr w:type="spellStart"/>
      <w:r w:rsidRPr="007E199E">
        <w:rPr>
          <w:rFonts w:hint="eastAsia"/>
          <w:b/>
          <w:bCs/>
        </w:rPr>
        <w:t>싶은지</w:t>
      </w:r>
      <w:proofErr w:type="spellEnd"/>
      <w:r w:rsidRPr="007E199E">
        <w:rPr>
          <w:rFonts w:hint="eastAsia"/>
          <w:b/>
          <w:bCs/>
        </w:rPr>
        <w:t xml:space="preserve"> 구체적으로 </w:t>
      </w:r>
      <w:proofErr w:type="spellStart"/>
      <w:proofErr w:type="gramStart"/>
      <w:r w:rsidRPr="007E199E">
        <w:rPr>
          <w:rFonts w:hint="eastAsia"/>
          <w:b/>
          <w:bCs/>
        </w:rPr>
        <w:t>기술하시오</w:t>
      </w:r>
      <w:proofErr w:type="spellEnd"/>
      <w:r w:rsidRPr="007E199E">
        <w:rPr>
          <w:rFonts w:hint="eastAsia"/>
          <w:b/>
          <w:bCs/>
        </w:rPr>
        <w:t>.</w:t>
      </w:r>
      <w:r w:rsidRPr="007E199E">
        <w:rPr>
          <w:rFonts w:hint="eastAsia"/>
        </w:rPr>
        <w:t>공백</w:t>
      </w:r>
      <w:proofErr w:type="gramEnd"/>
      <w:r w:rsidRPr="007E199E">
        <w:rPr>
          <w:rFonts w:hint="eastAsia"/>
        </w:rPr>
        <w:t xml:space="preserve"> 제외 최소 0</w:t>
      </w:r>
      <w:proofErr w:type="gramStart"/>
      <w:r w:rsidRPr="007E199E">
        <w:rPr>
          <w:rFonts w:hint="eastAsia"/>
        </w:rPr>
        <w:t>자 /</w:t>
      </w:r>
      <w:proofErr w:type="gramEnd"/>
      <w:r w:rsidRPr="007E199E">
        <w:rPr>
          <w:rFonts w:hint="eastAsia"/>
        </w:rPr>
        <w:t xml:space="preserve"> 최대 500자 제한</w:t>
      </w:r>
    </w:p>
    <w:p w14:paraId="6C86CEF8" w14:textId="77777777" w:rsidR="007E199E" w:rsidRPr="007E199E" w:rsidRDefault="007E199E" w:rsidP="007E199E">
      <w:r w:rsidRPr="007E199E">
        <w:rPr>
          <w:rFonts w:hint="eastAsia"/>
        </w:rPr>
        <w:t>공백 제외 </w:t>
      </w:r>
      <w:r w:rsidRPr="007E199E">
        <w:rPr>
          <w:rFonts w:hint="eastAsia"/>
          <w:b/>
          <w:bCs/>
        </w:rPr>
        <w:t>0</w:t>
      </w:r>
      <w:r w:rsidRPr="007E199E">
        <w:rPr>
          <w:rFonts w:hint="eastAsia"/>
        </w:rPr>
        <w:t>/500</w:t>
      </w:r>
    </w:p>
    <w:p w14:paraId="0ABEF4D6" w14:textId="77777777" w:rsidR="007E199E" w:rsidRPr="007E199E" w:rsidRDefault="007E199E" w:rsidP="007E199E">
      <w:pPr>
        <w:rPr>
          <w:b/>
          <w:bCs/>
        </w:rPr>
      </w:pPr>
      <w:r w:rsidRPr="007E199E">
        <w:rPr>
          <w:rFonts w:hint="eastAsia"/>
          <w:b/>
          <w:bCs/>
        </w:rPr>
        <w:t xml:space="preserve">농협이 </w:t>
      </w:r>
      <w:proofErr w:type="spellStart"/>
      <w:r w:rsidRPr="007E199E">
        <w:rPr>
          <w:rFonts w:hint="eastAsia"/>
          <w:b/>
          <w:bCs/>
        </w:rPr>
        <w:t>교육지원·경제·금융</w:t>
      </w:r>
      <w:proofErr w:type="spellEnd"/>
      <w:r w:rsidRPr="007E199E">
        <w:rPr>
          <w:rFonts w:hint="eastAsia"/>
          <w:b/>
          <w:bCs/>
        </w:rPr>
        <w:t xml:space="preserve"> 사업을 동시에 수행하는 구조가 가지는 경쟁력은 무엇이며, 이를 강화하기 위해 본인이 기여할 수 있는 부분을 구체적으로 </w:t>
      </w:r>
      <w:proofErr w:type="spellStart"/>
      <w:proofErr w:type="gramStart"/>
      <w:r w:rsidRPr="007E199E">
        <w:rPr>
          <w:rFonts w:hint="eastAsia"/>
          <w:b/>
          <w:bCs/>
        </w:rPr>
        <w:t>기술하시오</w:t>
      </w:r>
      <w:proofErr w:type="spellEnd"/>
      <w:r w:rsidRPr="007E199E">
        <w:rPr>
          <w:rFonts w:hint="eastAsia"/>
          <w:b/>
          <w:bCs/>
        </w:rPr>
        <w:t>.</w:t>
      </w:r>
      <w:r w:rsidRPr="007E199E">
        <w:rPr>
          <w:rFonts w:hint="eastAsia"/>
        </w:rPr>
        <w:t>공백</w:t>
      </w:r>
      <w:proofErr w:type="gramEnd"/>
      <w:r w:rsidRPr="007E199E">
        <w:rPr>
          <w:rFonts w:hint="eastAsia"/>
        </w:rPr>
        <w:t xml:space="preserve"> 제외 최</w:t>
      </w:r>
      <w:r w:rsidRPr="007E199E">
        <w:rPr>
          <w:rFonts w:hint="eastAsia"/>
        </w:rPr>
        <w:lastRenderedPageBreak/>
        <w:t>소 0</w:t>
      </w:r>
      <w:proofErr w:type="gramStart"/>
      <w:r w:rsidRPr="007E199E">
        <w:rPr>
          <w:rFonts w:hint="eastAsia"/>
        </w:rPr>
        <w:t>자 /</w:t>
      </w:r>
      <w:proofErr w:type="gramEnd"/>
      <w:r w:rsidRPr="007E199E">
        <w:rPr>
          <w:rFonts w:hint="eastAsia"/>
        </w:rPr>
        <w:t xml:space="preserve"> 최대 500자 제한</w:t>
      </w:r>
    </w:p>
    <w:p w14:paraId="74361490" w14:textId="77777777" w:rsidR="00C67BC0" w:rsidRPr="007E199E" w:rsidRDefault="00C67BC0"/>
    <w:sectPr w:rsidR="00C67BC0" w:rsidRPr="007E19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8C3A4" w14:textId="77777777" w:rsidR="00CC7777" w:rsidRDefault="00CC7777" w:rsidP="00C26160">
      <w:pPr>
        <w:spacing w:after="0"/>
      </w:pPr>
      <w:r>
        <w:separator/>
      </w:r>
    </w:p>
  </w:endnote>
  <w:endnote w:type="continuationSeparator" w:id="0">
    <w:p w14:paraId="724A29F5" w14:textId="77777777" w:rsidR="00CC7777" w:rsidRDefault="00CC7777" w:rsidP="00C261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7D81B" w14:textId="77777777" w:rsidR="00CC7777" w:rsidRDefault="00CC7777" w:rsidP="00C26160">
      <w:pPr>
        <w:spacing w:after="0"/>
      </w:pPr>
      <w:r>
        <w:separator/>
      </w:r>
    </w:p>
  </w:footnote>
  <w:footnote w:type="continuationSeparator" w:id="0">
    <w:p w14:paraId="5210F864" w14:textId="77777777" w:rsidR="00CC7777" w:rsidRDefault="00CC7777" w:rsidP="00C261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9E"/>
    <w:rsid w:val="00166F70"/>
    <w:rsid w:val="002A603C"/>
    <w:rsid w:val="003B2847"/>
    <w:rsid w:val="00601CF4"/>
    <w:rsid w:val="00613D4F"/>
    <w:rsid w:val="007E199E"/>
    <w:rsid w:val="009F4E09"/>
    <w:rsid w:val="00AB171F"/>
    <w:rsid w:val="00AE3294"/>
    <w:rsid w:val="00C26160"/>
    <w:rsid w:val="00C67BC0"/>
    <w:rsid w:val="00CC7777"/>
    <w:rsid w:val="00EA6454"/>
    <w:rsid w:val="00F6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BFA8D0"/>
  <w15:chartTrackingRefBased/>
  <w15:docId w15:val="{3C3AF2BE-1B93-4162-B280-8AD22C4F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19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9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9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9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9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9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9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9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E19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E19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E19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E19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E19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E19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E19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E19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E19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E19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E1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9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E19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E1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E19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9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9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E19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99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61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26160"/>
  </w:style>
  <w:style w:type="paragraph" w:styleId="ab">
    <w:name w:val="footer"/>
    <w:basedOn w:val="a"/>
    <w:link w:val="Char4"/>
    <w:uiPriority w:val="99"/>
    <w:unhideWhenUsed/>
    <w:rsid w:val="00C2616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26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254</Words>
  <Characters>787</Characters>
  <Application>Microsoft Office Word</Application>
  <DocSecurity>0</DocSecurity>
  <Lines>32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8106</dc:creator>
  <cp:keywords/>
  <dc:description/>
  <cp:lastModifiedBy>8106</cp:lastModifiedBy>
  <cp:revision>7</cp:revision>
  <dcterms:created xsi:type="dcterms:W3CDTF">2026-03-31T01:23:00Z</dcterms:created>
  <dcterms:modified xsi:type="dcterms:W3CDTF">2026-04-06T02:10:00Z</dcterms:modified>
</cp:coreProperties>
</file>