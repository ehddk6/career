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30314" w14:textId="77777777" w:rsidR="003A5E35" w:rsidRPr="003A5E35" w:rsidRDefault="003A5E35" w:rsidP="003A5E35">
      <w:r w:rsidRPr="003A5E35">
        <w:rPr>
          <w:rFonts w:hint="eastAsia"/>
          <w:b/>
          <w:bCs/>
        </w:rPr>
        <w:t>1차 수업에 앞서 구축해야 할 자료</w:t>
      </w:r>
    </w:p>
    <w:p w14:paraId="3669CFF6" w14:textId="77777777" w:rsidR="003A5E35" w:rsidRPr="003A5E35" w:rsidRDefault="003A5E35" w:rsidP="003A5E35">
      <w:pPr>
        <w:rPr>
          <w:rFonts w:hint="eastAsia"/>
        </w:rPr>
      </w:pPr>
      <w:r w:rsidRPr="003A5E35">
        <w:rPr>
          <w:rFonts w:hint="eastAsia"/>
          <w:b/>
          <w:bCs/>
        </w:rPr>
        <w:t>（１주차 수업 이후에도 지속적으로 업데이트 해주세요!)</w:t>
      </w:r>
    </w:p>
    <w:p w14:paraId="145BE4F7" w14:textId="77777777" w:rsidR="003A5E35" w:rsidRPr="003A5E35" w:rsidRDefault="003A5E35" w:rsidP="003A5E35">
      <w:pPr>
        <w:rPr>
          <w:rFonts w:hint="eastAsia"/>
        </w:rPr>
      </w:pPr>
      <w:r w:rsidRPr="003A5E35">
        <w:rPr>
          <w:rFonts w:hint="eastAsia"/>
          <w:b/>
          <w:bCs/>
        </w:rPr>
        <w:t>자소서 에피소드 활용</w:t>
      </w:r>
    </w:p>
    <w:p w14:paraId="246B8DFB" w14:textId="77777777" w:rsidR="003A5E35" w:rsidRPr="003A5E35" w:rsidRDefault="003A5E35" w:rsidP="003A5E35">
      <w:pPr>
        <w:rPr>
          <w:rFonts w:hint="eastAsia"/>
        </w:rPr>
      </w:pPr>
      <w:r w:rsidRPr="003A5E35">
        <w:rPr>
          <w:rFonts w:hint="eastAsia"/>
          <w:b/>
          <w:bCs/>
        </w:rPr>
        <w:t>1. 본인의 전공 및 선택한 이유 그리고 제일 크게 배운 것</w:t>
      </w:r>
    </w:p>
    <w:p w14:paraId="4D329D24" w14:textId="77777777" w:rsidR="003A5E35" w:rsidRPr="003A5E35" w:rsidRDefault="003A5E35" w:rsidP="003A5E35">
      <w:pPr>
        <w:rPr>
          <w:rFonts w:hint="eastAsia"/>
        </w:rPr>
      </w:pPr>
      <w:r w:rsidRPr="003A5E35">
        <w:rPr>
          <w:rFonts w:hint="eastAsia"/>
        </w:rPr>
        <w:t>전공 및 선택 이유- 사실 학교를 자주 옮겨 다녔습니다. 20살 때 춘천에 있는 한림전문대학교 방사선학과에 입학했습니다. 고등학교 시절 내신점수 좋았고 춘천에 있는 국립대학교에서 성적은 되었는데 면접에서 떨어졌던 경험이 있습니다. 그 당시 방사선과 취업은 빠르다고 들었지만 학교수준이 너무 싫어서 재수를 준비했고 서경대학교 행정학과에 진학했습니다. 학교가 아쉽고 그래서 국민대학교 행정학과 편입했으면 한학기 다니고 휴학을 했습니다. 그이후 한국외대 행정학과에 진학하여 졸업했습니다. 행정학과를 선택한이유는 별 다른 뜻은 없습니다. 선택했던 이유라면 저의 아버지가 공무원이고 누나도 공무원 매형도 공무원 친척들도 공무원이 많다보니 알게모르고 공무원 준비해야지 하다보니 행정학과에 진학했습니다. 어머니가 특히 안정적인게 좋다고 보니 알게 모르게 무의식적으로 공무원을 생각했습니다.</w:t>
      </w:r>
    </w:p>
    <w:p w14:paraId="29C34871" w14:textId="77777777" w:rsidR="003A5E35" w:rsidRPr="003A5E35" w:rsidRDefault="003A5E35" w:rsidP="003A5E35">
      <w:pPr>
        <w:rPr>
          <w:rFonts w:hint="eastAsia"/>
        </w:rPr>
      </w:pPr>
      <w:r w:rsidRPr="003A5E35">
        <w:rPr>
          <w:rFonts w:hint="eastAsia"/>
        </w:rPr>
        <w:t>크게 배운 것- 행정학과는 정책론 경영학 경제학 정치론의 내용이 들어가 있는 학문입니다. 깊게 배우지 않아서 곁다리로만 내용을 알고있으면 솔직히 크게 뭐 배운 것 없습니다. 마지막 대학에 진학하여 학교에 대한 결핍은 없어진 것 같습니다. 현재 MBTI가 ISTJ인데 그런 성향 때문인지 목표에 대한것만 생각하는 경향이 있습니다. 그러다보니 인간관계나 남에 대해서 깊게 생각하지 않고 말을 막하는 성향이 있었습니다. 외대에서 좋은 친구들이랑 이야기하고 많은 피드백을 수용하여 나름 사회적지능 있는 사람이 된 것 같습니다. 그전에는 조별과제나 협동과제에 수동적으로 참여하는 편이었지만 나름 적극적이게 참여하는 성향이 된 것 같습니다.</w:t>
      </w:r>
    </w:p>
    <w:p w14:paraId="43BEF323" w14:textId="77777777" w:rsidR="003A5E35" w:rsidRPr="003A5E35" w:rsidRDefault="003A5E35" w:rsidP="003A5E35">
      <w:pPr>
        <w:rPr>
          <w:rFonts w:hint="eastAsia"/>
        </w:rPr>
      </w:pPr>
      <w:r w:rsidRPr="003A5E35">
        <w:rPr>
          <w:rFonts w:hint="eastAsia"/>
          <w:b/>
          <w:bCs/>
        </w:rPr>
        <w:t>2. 자신의 주위 사람들 및 성장 배경</w:t>
      </w:r>
    </w:p>
    <w:p w14:paraId="0F8268A0" w14:textId="77777777" w:rsidR="003A5E35" w:rsidRPr="003A5E35" w:rsidRDefault="003A5E35" w:rsidP="003A5E35">
      <w:pPr>
        <w:rPr>
          <w:rFonts w:hint="eastAsia"/>
        </w:rPr>
      </w:pPr>
      <w:r w:rsidRPr="003A5E35">
        <w:rPr>
          <w:rFonts w:hint="eastAsia"/>
          <w:b/>
          <w:bCs/>
        </w:rPr>
        <w:t>1)부모님의 직업 및 특성 , 가치관, 특이사항 (각종 성장과정 및 신념, 가치관 등에서도 어필 가능 합니다)</w:t>
      </w:r>
    </w:p>
    <w:p w14:paraId="18F46C9D" w14:textId="77777777" w:rsidR="003A5E35" w:rsidRPr="003A5E35" w:rsidRDefault="003A5E35" w:rsidP="003A5E35">
      <w:pPr>
        <w:rPr>
          <w:rFonts w:hint="eastAsia"/>
        </w:rPr>
      </w:pPr>
      <w:r w:rsidRPr="003A5E35">
        <w:rPr>
          <w:rFonts w:hint="eastAsia"/>
          <w:b/>
          <w:bCs/>
        </w:rPr>
        <w:t>1.부모님 직업</w:t>
      </w:r>
    </w:p>
    <w:p w14:paraId="73F77622" w14:textId="77777777" w:rsidR="003A5E35" w:rsidRPr="003A5E35" w:rsidRDefault="003A5E35" w:rsidP="003A5E35">
      <w:pPr>
        <w:rPr>
          <w:rFonts w:hint="eastAsia"/>
        </w:rPr>
      </w:pPr>
      <w:r w:rsidRPr="003A5E35">
        <w:rPr>
          <w:rFonts w:hint="eastAsia"/>
          <w:b/>
          <w:bCs/>
        </w:rPr>
        <w:t>아버지-35년 이상 공무원으로 재직하여 사무관으로 은퇴</w:t>
      </w:r>
    </w:p>
    <w:p w14:paraId="777BF1E8" w14:textId="77777777" w:rsidR="003A5E35" w:rsidRPr="003A5E35" w:rsidRDefault="003A5E35" w:rsidP="003A5E35">
      <w:pPr>
        <w:rPr>
          <w:rFonts w:hint="eastAsia"/>
        </w:rPr>
      </w:pPr>
      <w:r w:rsidRPr="003A5E35">
        <w:rPr>
          <w:rFonts w:hint="eastAsia"/>
          <w:b/>
          <w:bCs/>
        </w:rPr>
        <w:t>어머니- 결혼할떄는 일을 안하셨고 imf 및 아버지의 주식실패로 인한 2000년대 축협에서 고기 써는 일을 하셨고, 힘드셔서 그만두고 피부관리사도 하시고 지금은 전업주부</w:t>
      </w:r>
    </w:p>
    <w:p w14:paraId="68FC3F59" w14:textId="77777777" w:rsidR="003A5E35" w:rsidRPr="003A5E35" w:rsidRDefault="003A5E35" w:rsidP="003A5E35">
      <w:pPr>
        <w:rPr>
          <w:rFonts w:hint="eastAsia"/>
        </w:rPr>
      </w:pPr>
      <w:r w:rsidRPr="003A5E35">
        <w:rPr>
          <w:rFonts w:hint="eastAsia"/>
          <w:b/>
          <w:bCs/>
        </w:rPr>
        <w:t>2. 부모님의 특성 및 가치관</w:t>
      </w:r>
    </w:p>
    <w:p w14:paraId="30173318" w14:textId="77777777" w:rsidR="003A5E35" w:rsidRPr="003A5E35" w:rsidRDefault="003A5E35" w:rsidP="003A5E35">
      <w:pPr>
        <w:rPr>
          <w:rFonts w:hint="eastAsia"/>
        </w:rPr>
      </w:pPr>
      <w:r w:rsidRPr="003A5E35">
        <w:rPr>
          <w:rFonts w:hint="eastAsia"/>
          <w:b/>
          <w:bCs/>
        </w:rPr>
        <w:lastRenderedPageBreak/>
        <w:t>: 아버지는 30년 동안 근무를 하면서 단 한번도 결근을 해본적이 없습니다. 매일 새벽 4시30분부터 아침 테니스 운동을 하시고 6시30분~7시 아침을 드시고 출근을 하십니다. 그런 루틴을 30년이상 유지하십니다. 규칙적이고 일관성있다고 생각합니다. 그리고 노력이랑 인사를 강조하십니다. 어디를 가도 무조건 인사를 해야한다라고 말씀하십니다. 자기가 맡은일이나 공부에 최대한 노력을 강조하시는편입니다. 성격은 약간 가부정적이고 보수적인편입니다. 그시대 부모님이 그러하듯이 살가운 성격은 아니고 잠은 꼭 집에서 자야한다고 말씀하십니다.</w:t>
      </w:r>
    </w:p>
    <w:p w14:paraId="050FD991" w14:textId="77777777" w:rsidR="003A5E35" w:rsidRPr="003A5E35" w:rsidRDefault="003A5E35" w:rsidP="003A5E35">
      <w:pPr>
        <w:rPr>
          <w:rFonts w:hint="eastAsia"/>
        </w:rPr>
      </w:pPr>
      <w:r w:rsidRPr="003A5E35">
        <w:rPr>
          <w:rFonts w:hint="eastAsia"/>
          <w:b/>
          <w:bCs/>
        </w:rPr>
        <w:t>어머니는 보수적인편입니다. 누나가 대학시절 연애를 했는데 그걸로 엄청 뭐라고 했던 기억이 있습니다. 가정의 살림꾼 스타일입니다. 매달 주판으로 한달 생활비 계산하시고 그 한도안에서 생활비를 사용하십니다. 저희 가족이 IMF때 아버지 주식으로 집에 빨간딱지 붙이고 집안이 안좋은 시절에 어머니는 가족을 포기하지 않고 일을 나가서 가족을 위해 희생하셨습니다. 축협에서 고기를 썰다가 다치셔서 급하게 병원을 갔던 기억도 있습니다. 그런 상황에서 며칠 쉬고 출근을 하신 성실성이 높으십니다.</w:t>
      </w:r>
    </w:p>
    <w:p w14:paraId="4C1A4BD8" w14:textId="77777777" w:rsidR="003A5E35" w:rsidRPr="003A5E35" w:rsidRDefault="003A5E35" w:rsidP="003A5E35">
      <w:pPr>
        <w:rPr>
          <w:rFonts w:hint="eastAsia"/>
        </w:rPr>
      </w:pPr>
      <w:r w:rsidRPr="003A5E35">
        <w:rPr>
          <w:rFonts w:hint="eastAsia"/>
          <w:b/>
          <w:bCs/>
        </w:rPr>
        <w:t>2) 부모님과의 에피소드 – 없다면, 기재 안해도 무방</w:t>
      </w:r>
    </w:p>
    <w:p w14:paraId="27DC71D7" w14:textId="77777777" w:rsidR="003A5E35" w:rsidRPr="003A5E35" w:rsidRDefault="003A5E35" w:rsidP="003A5E35">
      <w:pPr>
        <w:rPr>
          <w:rFonts w:hint="eastAsia"/>
        </w:rPr>
      </w:pPr>
      <w:r w:rsidRPr="003A5E35">
        <w:rPr>
          <w:rFonts w:hint="eastAsia"/>
          <w:b/>
          <w:bCs/>
        </w:rPr>
        <w:t>3. 자신의 어린 시절 및 초중고 시절 때의 특이점(기억 나는 대로 기술해보기)</w:t>
      </w:r>
    </w:p>
    <w:p w14:paraId="4F080CD0" w14:textId="77777777" w:rsidR="003A5E35" w:rsidRPr="003A5E35" w:rsidRDefault="003A5E35" w:rsidP="003A5E35">
      <w:pPr>
        <w:rPr>
          <w:rFonts w:hint="eastAsia"/>
        </w:rPr>
      </w:pPr>
      <w:r w:rsidRPr="003A5E35">
        <w:rPr>
          <w:rFonts w:hint="eastAsia"/>
        </w:rPr>
        <w:t>초등학교 저학년떄 아마 imf땐 인걸로 기억하는데 집에 빨간딱지 붙은 기억이 있고 초등학교, 아파트 이사를 자주 했습니다. 유치원떄 이사간다고 유치원을 그만뒀는데 안가고 놀이터에서 놀고 있었는데 어떤 아이가 왜 유치원 그만두고 아직도 이사 안갔냐 했는데... 아마도 그냥 집안사정으로 유치원을 그만둔 것 같습니다. 정확한 기억은 아닙니다.</w:t>
      </w:r>
    </w:p>
    <w:p w14:paraId="02E05AE3" w14:textId="77777777" w:rsidR="003A5E35" w:rsidRPr="003A5E35" w:rsidRDefault="003A5E35" w:rsidP="003A5E35">
      <w:pPr>
        <w:rPr>
          <w:rFonts w:hint="eastAsia"/>
        </w:rPr>
      </w:pPr>
      <w:r w:rsidRPr="003A5E35">
        <w:rPr>
          <w:rFonts w:hint="eastAsia"/>
        </w:rPr>
        <w:t>초등학교 4학년 한국 월드컵에서 한국이 4강을 달성했던 기억이 납니다. 근처 GS마트서 다 같이 거리응원을 했던 기억이 있으며 수련회떄 한국 독일 월드컵 4강전이 있었고 수련회 선생님이 ‘너희들 응원 목소리가 작아 지고있는거라’ 궤변을 말했던 기억이 납니다.</w:t>
      </w:r>
    </w:p>
    <w:p w14:paraId="740B6957" w14:textId="77777777" w:rsidR="003A5E35" w:rsidRPr="003A5E35" w:rsidRDefault="003A5E35" w:rsidP="003A5E35">
      <w:pPr>
        <w:rPr>
          <w:rFonts w:hint="eastAsia"/>
        </w:rPr>
      </w:pPr>
      <w:r w:rsidRPr="003A5E35">
        <w:rPr>
          <w:rFonts w:hint="eastAsia"/>
        </w:rPr>
        <w:t>초등학교- 모범어린이상 및 6년 개근상 졸업생특기상(인성 성실부문) 수여받음 5학년 장래희망은 과학자 부모님은 공군사관생도 6학년때는 마술사 부모님도 마술사를 희망하셨습니다. 생활기록부에 따르면 자기의 잘못된 행동에 대해 반성하는 자세가 바름, 친구간에 다툼없이 너그럽게 생활함, 교실에 떨어진 쓰레기를 스스로 주움, 자신이 맡은 일을 성실하게 수행하며 학급의 일에 적극적으로 참여함, 여러사람이 모이는 곳에서 지켜야 할 규칙을 알고 이를 준수하는 태도가 바람직함</w:t>
      </w:r>
    </w:p>
    <w:p w14:paraId="74D51542" w14:textId="77777777" w:rsidR="003A5E35" w:rsidRPr="003A5E35" w:rsidRDefault="003A5E35" w:rsidP="003A5E35">
      <w:pPr>
        <w:rPr>
          <w:rFonts w:hint="eastAsia"/>
        </w:rPr>
      </w:pPr>
      <w:r w:rsidRPr="003A5E35">
        <w:rPr>
          <w:rFonts w:hint="eastAsia"/>
        </w:rPr>
        <w:t>종합특성으로 온순하여 성실하며 웃어른에게 인사하며 모든일에 열심히하는 태도를 가지며 자기에 주어진 일을 끝까지 완수하려는 태도가 모범적임</w:t>
      </w:r>
    </w:p>
    <w:p w14:paraId="2D9D700D" w14:textId="77777777" w:rsidR="003A5E35" w:rsidRPr="003A5E35" w:rsidRDefault="003A5E35" w:rsidP="003A5E35">
      <w:pPr>
        <w:rPr>
          <w:rFonts w:hint="eastAsia"/>
        </w:rPr>
      </w:pPr>
      <w:r w:rsidRPr="003A5E35">
        <w:rPr>
          <w:rFonts w:hint="eastAsia"/>
        </w:rPr>
        <w:t>중학교때는 공부를 그렇게 잘하지는 못했지만 열심히는 했습니다. 보수적인 집안이다보니까 부모님말 잘들었고 학교 규정을 잘지키며 머리도 매번 반삭하면서 다녔습니다. 중</w:t>
      </w:r>
      <w:r w:rsidRPr="003A5E35">
        <w:rPr>
          <w:rFonts w:hint="eastAsia"/>
        </w:rPr>
        <w:lastRenderedPageBreak/>
        <w:t>학교1학년 학원을 다녔는데 그 학원은 성적별로 반을 분리했습니다. 중학교 1학년 겨울떄 열심히 공부하여 제일 성적이 낮은반에서 2번쨰 높은반으로 올라간 성취 경험이 있습니다. 다만 매일 시험을 봐서 시험을 통과하지 못하면 야간자율 학습을 시키는 프로그램이 있습니다. 매번 남아있다보니 짜증나 학원을 그만뒀습니다. 중학교 1학년때 책을 많이 읽는 습관이 있었는데 책을 자주 빌렸다고 학교에서 문상 5만원을 부상으로 주었던게 기억 납니다. 중학교 성적이 좋지는 않았지만 내신성적이 성적순으로 4번쨰로 좋은 인문계고등학교 들어갈 성적이 되었습니다.</w:t>
      </w:r>
    </w:p>
    <w:p w14:paraId="0BE06BEE" w14:textId="77777777" w:rsidR="003A5E35" w:rsidRPr="003A5E35" w:rsidRDefault="003A5E35" w:rsidP="003A5E35">
      <w:pPr>
        <w:rPr>
          <w:rFonts w:hint="eastAsia"/>
        </w:rPr>
      </w:pPr>
      <w:r w:rsidRPr="003A5E35">
        <w:rPr>
          <w:rFonts w:hint="eastAsia"/>
        </w:rPr>
        <w:t>중학교3학년 담임이 안정성 있게 5번쨰 학교를 지원하라고 해서 지원했고 합격했습니다. 부모님에게 잘했으면 4번쨰 학교에 들어갈 수 있었다 한마디 했는데... 부모님이 선생님한테 말씀하신 것 같았고 선생님이 교무실로 불러서 화를 엄청낸 기억이 납니다. 애초에 가식이 있는 선생님이라고 생각이 들었는데 나이 먹었다고 어른이 아니구나 생각이 들었습니다.</w:t>
      </w:r>
    </w:p>
    <w:p w14:paraId="3B994EB2" w14:textId="77777777" w:rsidR="003A5E35" w:rsidRPr="003A5E35" w:rsidRDefault="003A5E35" w:rsidP="003A5E35">
      <w:pPr>
        <w:rPr>
          <w:rFonts w:hint="eastAsia"/>
        </w:rPr>
      </w:pPr>
      <w:r w:rsidRPr="003A5E35">
        <w:rPr>
          <w:rFonts w:hint="eastAsia"/>
        </w:rPr>
        <w:t>중학교 3년개근상 및 다독자상 동상 수여 진로지도상황에 따르면 자기의 정체성 확립하도록 조언 받음, 중2때 미래사화의 성공적인 직업태도에 대하여 지도받음, 중3때 독서를 통한 사고력 키우기를 권유 받음 과학 견학 활동에 관심이 많고 조별활동에 적극적임</w:t>
      </w:r>
    </w:p>
    <w:p w14:paraId="036CD637" w14:textId="77777777" w:rsidR="003A5E35" w:rsidRPr="003A5E35" w:rsidRDefault="003A5E35" w:rsidP="003A5E35">
      <w:pPr>
        <w:rPr>
          <w:rFonts w:hint="eastAsia"/>
        </w:rPr>
      </w:pPr>
      <w:r w:rsidRPr="003A5E35">
        <w:rPr>
          <w:rFonts w:hint="eastAsia"/>
        </w:rPr>
        <w:t>행동특성: 순수하고 온순 착실하며 맡은바 자기일을 열심히 처리함, 긍정적이고 너그러운 성격으로 사회과목을 좋아하며 맡은일을 잘 수행하려고 노력함, 조용하고 침착하며, 자신의 일처리를 잘 처리하고 협조적임</w:t>
      </w:r>
    </w:p>
    <w:p w14:paraId="01629D67" w14:textId="77777777" w:rsidR="003A5E35" w:rsidRPr="003A5E35" w:rsidRDefault="003A5E35" w:rsidP="003A5E35">
      <w:pPr>
        <w:rPr>
          <w:rFonts w:hint="eastAsia"/>
        </w:rPr>
      </w:pPr>
      <w:r w:rsidRPr="003A5E35">
        <w:rPr>
          <w:rFonts w:hint="eastAsia"/>
        </w:rPr>
        <w:t>제가 고등학교 다닌시절에는 학교내신에 따라 학교에 진학하는 비평준화 지역이었습니다. 중학생 성적이 별로 좋지는 않았서 고등학교는 인문계에서 마지막 학교를 갔습니다. 제가 다닌 중학교가 시험을 어렵게 내는 학교였고 고등학교는 공부를 잘 안하는 학생들이 많아서 조금만 공부해도 내신성적이 잘나와 반에서 3등~4등은 기록한 것 같습니다. 고등학교는 그냥 꾸준히 공부하고 자고 그런 경험이 있습니다. 친구들이 잘 어울렸는데 친구한명이 자전거를 잘 훔치고 그랬던 아이였는데 그런거에 대해서 도덕적으로 옳지 않다고 이야기를 했던 기억이 있습니다.</w:t>
      </w:r>
    </w:p>
    <w:p w14:paraId="3F3D2C58" w14:textId="77777777" w:rsidR="003A5E35" w:rsidRPr="003A5E35" w:rsidRDefault="003A5E35" w:rsidP="003A5E35">
      <w:pPr>
        <w:rPr>
          <w:rFonts w:hint="eastAsia"/>
        </w:rPr>
      </w:pPr>
      <w:r w:rsidRPr="003A5E35">
        <w:rPr>
          <w:rFonts w:hint="eastAsia"/>
        </w:rPr>
        <w:t>고등학교 3학년떄 대입입시가 생각이 납니다. 고등학교 내신성적이 좋은편이었으나 수시에서 한림성심대학교 방사선학과, 강원대학교 행정학과, 한림대학교 행정학과에 지원하여 한림성심대학교 방사선학과만 붙었습니다.</w:t>
      </w:r>
    </w:p>
    <w:p w14:paraId="28DB0117" w14:textId="77777777" w:rsidR="003A5E35" w:rsidRPr="003A5E35" w:rsidRDefault="003A5E35" w:rsidP="003A5E35">
      <w:pPr>
        <w:rPr>
          <w:rFonts w:hint="eastAsia"/>
        </w:rPr>
      </w:pPr>
      <w:r w:rsidRPr="003A5E35">
        <w:rPr>
          <w:rFonts w:hint="eastAsia"/>
        </w:rPr>
        <w:t>면접에서 다 떨어진 기억이 나고 그 이후 면접에 대한 트라우마 및 면접에 대해 불편함을 느끼는 성향을 가지게 되었습니다. 대학입시에 불만족 하였고 아버지와 고깃집에서 같이 밥을 먹었던 기억이 나고 고기가 무슨맛인지 모를정도로 무력감을 느꼈던 기억이 납니다.</w:t>
      </w:r>
    </w:p>
    <w:p w14:paraId="74C59B7B" w14:textId="77777777" w:rsidR="003A5E35" w:rsidRPr="003A5E35" w:rsidRDefault="003A5E35" w:rsidP="003A5E35">
      <w:pPr>
        <w:rPr>
          <w:rFonts w:hint="eastAsia"/>
        </w:rPr>
      </w:pPr>
      <w:r w:rsidRPr="003A5E35">
        <w:rPr>
          <w:rFonts w:hint="eastAsia"/>
        </w:rPr>
        <w:t xml:space="preserve">고등학교 1학년 개근, 1학년 전체 전국연합 학력평가 성적우수상, 2학년 전체 전국연합 </w:t>
      </w:r>
      <w:r w:rsidRPr="003A5E35">
        <w:rPr>
          <w:rFonts w:hint="eastAsia"/>
        </w:rPr>
        <w:lastRenderedPageBreak/>
        <w:t>학력평가 성적우수상 2회, 3학년 정근상을 수여 진로진도 상황에 따르면 1학년 모든일에 열정적이고 주도면밀하며 진로희망에 있어 본인과 부모의 의사가 일치함, 진로분야와 관련한 서적을 읽고 직업 체험을 하도록 지도받음, 2학년 진로탐색을 활동에 적극적으로 참여하여 활동함, 3학년 자신의 목표를 세워 적극적으로</w:t>
      </w:r>
    </w:p>
    <w:p w14:paraId="5BEAAC80" w14:textId="77777777" w:rsidR="003A5E35" w:rsidRPr="003A5E35" w:rsidRDefault="003A5E35" w:rsidP="003A5E35">
      <w:pPr>
        <w:rPr>
          <w:rFonts w:hint="eastAsia"/>
        </w:rPr>
      </w:pPr>
      <w:r w:rsidRPr="003A5E35">
        <w:rPr>
          <w:rFonts w:hint="eastAsia"/>
        </w:rPr>
        <w:t>도전하고 실천하는 학생으로, 확고한 신념과 열정을 지님</w:t>
      </w:r>
    </w:p>
    <w:p w14:paraId="54E89D37" w14:textId="77777777" w:rsidR="003A5E35" w:rsidRPr="003A5E35" w:rsidRDefault="003A5E35" w:rsidP="003A5E35">
      <w:pPr>
        <w:rPr>
          <w:rFonts w:hint="eastAsia"/>
        </w:rPr>
      </w:pPr>
      <w:r w:rsidRPr="003A5E35">
        <w:rPr>
          <w:rFonts w:hint="eastAsia"/>
        </w:rPr>
        <w:t>특별활동상황: 2학년때 기본생활 습관 형성 교육에 꾸준히 참여하면서 기본생활습관 정착을 위해 노력하였으나, 언어예절의 중요성을 좀 더 내면화하여 실행에 옮기는 노력을 병행하지 못한점이 아쉬움 3학년때 각종 교내외 봉사활동에 적극적 참여하여 많은 도움을 주었으며, 항상 책임감 있는 행동으로 학급면학 분위기 조성에 많은 도움을 줌</w:t>
      </w:r>
    </w:p>
    <w:p w14:paraId="7AE42456" w14:textId="77777777" w:rsidR="003A5E35" w:rsidRPr="003A5E35" w:rsidRDefault="003A5E35" w:rsidP="003A5E35">
      <w:pPr>
        <w:rPr>
          <w:rFonts w:hint="eastAsia"/>
        </w:rPr>
      </w:pPr>
      <w:r w:rsidRPr="003A5E35">
        <w:rPr>
          <w:rFonts w:hint="eastAsia"/>
        </w:rPr>
        <w:t>종합의견: 1학년 꾸준히 노력하여 성적이 향상되었으며 행실이 바르고 착한 학생임 2학년 비판적인 사고능력이 돋보이는 학생으로 학습계획 실천력과 집중력이 뛰어난 학생임 학업면에서는 전과목 고르게 우수하며 특히 영어 과목 성취도가 높음 3학년 생각과 행동에 깊이가 있는 믿음직한 학생으로, 매사에 적극적이며 주어진 일에 최선을 다하고 책임감있게 행동함. 공부에 대한 열정과 끊임없는 노력으로 다방면에 걸쳐 학업 성적이 우수할뿐만 아니라 급우들로부터도 신뢰가 높음</w:t>
      </w:r>
    </w:p>
    <w:p w14:paraId="1D5303E3" w14:textId="77777777" w:rsidR="003A5E35" w:rsidRPr="003A5E35" w:rsidRDefault="003A5E35" w:rsidP="003A5E35">
      <w:pPr>
        <w:rPr>
          <w:rFonts w:hint="eastAsia"/>
        </w:rPr>
      </w:pPr>
      <w:r w:rsidRPr="003A5E35">
        <w:rPr>
          <w:rFonts w:hint="eastAsia"/>
          <w:b/>
          <w:bCs/>
        </w:rPr>
        <w:t>4. 본인의 취미 및 특기, 특이한 습관</w:t>
      </w:r>
    </w:p>
    <w:p w14:paraId="14C8CCB2" w14:textId="77777777" w:rsidR="003A5E35" w:rsidRPr="003A5E35" w:rsidRDefault="003A5E35" w:rsidP="003A5E35">
      <w:pPr>
        <w:rPr>
          <w:rFonts w:hint="eastAsia"/>
        </w:rPr>
      </w:pPr>
      <w:r w:rsidRPr="003A5E35">
        <w:rPr>
          <w:rFonts w:hint="eastAsia"/>
          <w:b/>
          <w:bCs/>
        </w:rPr>
        <w:t>독서는 시간이 되면 하는편입니다. 매일경제 기사를 시간나면 보고 유튜브도 주식이나 한국경제 구독을 합니다. 꾸준히 주식이나 경제에 대해서 자주보는 것 같습니다.</w:t>
      </w:r>
    </w:p>
    <w:p w14:paraId="76618919" w14:textId="77777777" w:rsidR="003A5E35" w:rsidRPr="003A5E35" w:rsidRDefault="003A5E35" w:rsidP="003A5E35">
      <w:pPr>
        <w:rPr>
          <w:rFonts w:hint="eastAsia"/>
        </w:rPr>
      </w:pPr>
      <w:r w:rsidRPr="003A5E35">
        <w:rPr>
          <w:rFonts w:hint="eastAsia"/>
          <w:b/>
          <w:bCs/>
        </w:rPr>
        <w:t>사람눈을 잘 쳐다보지는 못하는 습관이 있고 처음 보는 사람이랑 말을 엄청 잘하는편은 아닌 것 같습니다. 살가운 성격도 아니고 약간 부정적이라서 요즘은 긍정적인 마인드나 태도 말을 할려고 노력중입니다.</w:t>
      </w:r>
    </w:p>
    <w:p w14:paraId="16D58C61" w14:textId="77777777" w:rsidR="003A5E35" w:rsidRPr="003A5E35" w:rsidRDefault="003A5E35" w:rsidP="003A5E35">
      <w:pPr>
        <w:rPr>
          <w:rFonts w:hint="eastAsia"/>
        </w:rPr>
      </w:pPr>
      <w:r w:rsidRPr="003A5E35">
        <w:rPr>
          <w:rFonts w:hint="eastAsia"/>
          <w:b/>
          <w:bCs/>
        </w:rPr>
        <w:t>-&gt; 민법: 변호사 출신이라서 말을 재미있게 하심 / 교양</w:t>
      </w:r>
    </w:p>
    <w:p w14:paraId="1977284D" w14:textId="77777777" w:rsidR="003A5E35" w:rsidRPr="003A5E35" w:rsidRDefault="003A5E35" w:rsidP="003A5E35">
      <w:pPr>
        <w:rPr>
          <w:rFonts w:hint="eastAsia"/>
        </w:rPr>
      </w:pPr>
      <w:r w:rsidRPr="003A5E35">
        <w:rPr>
          <w:rFonts w:hint="eastAsia"/>
          <w:b/>
          <w:bCs/>
        </w:rPr>
        <w:t>-&gt; 북한학: 교수님이 재밌음</w:t>
      </w:r>
    </w:p>
    <w:p w14:paraId="0B51DB42" w14:textId="77777777" w:rsidR="003A5E35" w:rsidRPr="003A5E35" w:rsidRDefault="003A5E35" w:rsidP="003A5E35">
      <w:pPr>
        <w:rPr>
          <w:rFonts w:hint="eastAsia"/>
        </w:rPr>
      </w:pPr>
      <w:r w:rsidRPr="003A5E35">
        <w:rPr>
          <w:rFonts w:hint="eastAsia"/>
          <w:b/>
          <w:bCs/>
        </w:rPr>
        <w:t>-&gt; 피터린치의 책을 많이 읽음</w:t>
      </w:r>
    </w:p>
    <w:p w14:paraId="5E5518D0" w14:textId="77777777" w:rsidR="003A5E35" w:rsidRPr="003A5E35" w:rsidRDefault="003A5E35" w:rsidP="003A5E35">
      <w:pPr>
        <w:rPr>
          <w:rFonts w:hint="eastAsia"/>
        </w:rPr>
      </w:pPr>
      <w:r w:rsidRPr="003A5E35">
        <w:rPr>
          <w:rFonts w:hint="eastAsia"/>
          <w:b/>
          <w:bCs/>
        </w:rPr>
        <w:t>5. 본인만의 독특한 신념</w:t>
      </w:r>
    </w:p>
    <w:p w14:paraId="01A5D95B" w14:textId="77777777" w:rsidR="003A5E35" w:rsidRPr="003A5E35" w:rsidRDefault="003A5E35" w:rsidP="003A5E35">
      <w:pPr>
        <w:rPr>
          <w:rFonts w:hint="eastAsia"/>
        </w:rPr>
      </w:pPr>
      <w:r w:rsidRPr="003A5E35">
        <w:rPr>
          <w:rFonts w:hint="eastAsia"/>
          <w:b/>
          <w:bCs/>
        </w:rPr>
        <w:t>일단 저는 솔직한 가치관을 가지고 있습니다. 초등학교때 제 주관도 없고 생각도 없다보니 친구가 무슨말만 하면 ‘나도 그렇게 생각했는데’ 말하면서 따라가는 습관이 있던 것 같습니다. 20대 중후반까지도 그런편이었던 같습니다. 뭘 좋아하는지 뭘 싫어하는지 나의 가치관은 어떠한지 깊게 생각해본적도 없어서 이리저리 휘둘리는 성격이었던 것 같습니다. 솔직한 가치관을 가지게 된 이유는 부모님이 공부하라고 해서 공무원 시험을 준비했는데 지금 생각해보면 엄청 모든걸 쏟아서 공부를 한 것 아닌 것 같습니다. 시험에 떨</w:t>
      </w:r>
      <w:r w:rsidRPr="003A5E35">
        <w:rPr>
          <w:rFonts w:hint="eastAsia"/>
          <w:b/>
          <w:bCs/>
        </w:rPr>
        <w:lastRenderedPageBreak/>
        <w:t>어지고 ‘정말 지금 내가 하고싶은 일이 맞을까’ 생각이 들었고 자연스럽게 시험을 포기했습니다.</w:t>
      </w:r>
    </w:p>
    <w:p w14:paraId="529019DA" w14:textId="77777777" w:rsidR="003A5E35" w:rsidRPr="003A5E35" w:rsidRDefault="003A5E35" w:rsidP="003A5E35">
      <w:pPr>
        <w:rPr>
          <w:rFonts w:hint="eastAsia"/>
        </w:rPr>
      </w:pPr>
      <w:r w:rsidRPr="003A5E35">
        <w:rPr>
          <w:rFonts w:hint="eastAsia"/>
          <w:b/>
          <w:bCs/>
        </w:rPr>
        <w:t>편입준비할때는 모든걸 쏟아넣으면서 공부를 했던 기억이 있는데 그때는 제가 하고싶은 목표여서 성공했던거 같습니다. 편입 공부 하던 시절에는 춘천에서 서울에 서경대학교까지 통학을 했습니다. 왕복 5시간정도였고요 그런상황에서 지하철에서 책보고 공강시간에 책보고 집에 오면 도서관 가고 제일 열심히 살았던 것 같습니다. 이러한 경험을 통해 솔직한 가치관이 형성된 것 같습니다. 제가 생각하기에 이게 좋은 것 같다 생각이 들면 몰입하여 목표달성을 위해 노력합니다. 내가 좋아야 열정도 생긴다고 생각합니다. 물론 솔직한 가치관이라고 대인관계에 있어 험한말 하거나 막말을 하는게 아닌 자신의 장점 단점을 피드백하고 더 나은 사람으로 성장하는 습관이 있는 것 같습니다.</w:t>
      </w:r>
    </w:p>
    <w:p w14:paraId="7D3C96F6" w14:textId="77777777" w:rsidR="003A5E35" w:rsidRPr="003A5E35" w:rsidRDefault="003A5E35" w:rsidP="003A5E35">
      <w:pPr>
        <w:rPr>
          <w:rFonts w:hint="eastAsia"/>
        </w:rPr>
      </w:pPr>
      <w:r w:rsidRPr="003A5E35">
        <w:rPr>
          <w:rFonts w:hint="eastAsia"/>
          <w:b/>
          <w:bCs/>
        </w:rPr>
        <w:t>6. 자신의 일대기 연대순으로</w:t>
      </w:r>
    </w:p>
    <w:p w14:paraId="18784DB6" w14:textId="77777777" w:rsidR="003A5E35" w:rsidRPr="003A5E35" w:rsidRDefault="003A5E35" w:rsidP="003A5E35">
      <w:pPr>
        <w:rPr>
          <w:rFonts w:hint="eastAsia"/>
        </w:rPr>
      </w:pPr>
      <w:r w:rsidRPr="003A5E35">
        <w:rPr>
          <w:rFonts w:hint="eastAsia"/>
        </w:rPr>
        <w:t>(대학교 시절 이후부터 대외활동, 자격증, 아르바이트, 프로젝트)</w:t>
      </w:r>
    </w:p>
    <w:p w14:paraId="5A49F9C9" w14:textId="77777777" w:rsidR="003A5E35" w:rsidRPr="003A5E35" w:rsidRDefault="003A5E35" w:rsidP="003A5E35">
      <w:pPr>
        <w:rPr>
          <w:rFonts w:hint="eastAsia"/>
        </w:rPr>
      </w:pPr>
      <w:r w:rsidRPr="003A5E35">
        <w:rPr>
          <w:rFonts w:hint="eastAsia"/>
          <w:b/>
          <w:bCs/>
        </w:rPr>
        <w:t>연대, 월 기재/ 특별한 에피소드 Or 특별하게 배운 점 및 주력하여 노력했던 부분이 있다면 기술</w:t>
      </w:r>
    </w:p>
    <w:p w14:paraId="63007679" w14:textId="77777777" w:rsidR="003A5E35" w:rsidRPr="003A5E35" w:rsidRDefault="003A5E35" w:rsidP="003A5E35">
      <w:pPr>
        <w:rPr>
          <w:rFonts w:hint="eastAsia"/>
        </w:rPr>
      </w:pPr>
      <w:r w:rsidRPr="003A5E35">
        <w:rPr>
          <w:rFonts w:hint="eastAsia"/>
          <w:b/>
          <w:bCs/>
        </w:rPr>
        <w:t>(단기 알바 및 이력 사항에 특별히 기재하지 않는 부분이라도 적을 것)</w:t>
      </w:r>
    </w:p>
    <w:p w14:paraId="23CDF3B9" w14:textId="77777777" w:rsidR="003A5E35" w:rsidRPr="003A5E35" w:rsidRDefault="003A5E35" w:rsidP="003A5E35">
      <w:pPr>
        <w:rPr>
          <w:rFonts w:hint="eastAsia"/>
        </w:rPr>
      </w:pPr>
      <w:r w:rsidRPr="003A5E35">
        <w:rPr>
          <w:rFonts w:hint="eastAsia"/>
        </w:rPr>
        <w:t>tip : 자소서 작성과 나중 컨설팅을 위해 필요하니 최대한 구체적으로 기술하기. 장면이나 에피소드가 떠오르지 않는다면 간략하게라도 기술</w:t>
      </w:r>
    </w:p>
    <w:p w14:paraId="2F0BCC09" w14:textId="77777777" w:rsidR="003A5E35" w:rsidRPr="003A5E35" w:rsidRDefault="003A5E35" w:rsidP="003A5E35">
      <w:pPr>
        <w:rPr>
          <w:rFonts w:hint="eastAsia"/>
        </w:rPr>
      </w:pPr>
      <w:r w:rsidRPr="003A5E35">
        <w:rPr>
          <w:rFonts w:hint="eastAsia"/>
        </w:rPr>
        <w:t>에피소드는 세 개로 구분하여 기술해주세요,</w:t>
      </w:r>
    </w:p>
    <w:p w14:paraId="729F4836" w14:textId="77777777" w:rsidR="003A5E35" w:rsidRPr="003A5E35" w:rsidRDefault="003A5E35" w:rsidP="003A5E35">
      <w:pPr>
        <w:numPr>
          <w:ilvl w:val="0"/>
          <w:numId w:val="1"/>
        </w:numPr>
        <w:rPr>
          <w:rFonts w:hint="eastAsia"/>
        </w:rPr>
      </w:pPr>
      <w:r w:rsidRPr="003A5E35">
        <w:rPr>
          <w:rFonts w:hint="eastAsia"/>
        </w:rPr>
        <w:t>자소서에 주로 쓰는 에피소드</w:t>
      </w:r>
    </w:p>
    <w:p w14:paraId="63A242BD" w14:textId="77777777" w:rsidR="003A5E35" w:rsidRPr="003A5E35" w:rsidRDefault="003A5E35" w:rsidP="003A5E35">
      <w:pPr>
        <w:numPr>
          <w:ilvl w:val="0"/>
          <w:numId w:val="1"/>
        </w:numPr>
        <w:rPr>
          <w:rFonts w:hint="eastAsia"/>
        </w:rPr>
      </w:pPr>
      <w:r w:rsidRPr="003A5E35">
        <w:rPr>
          <w:rFonts w:hint="eastAsia"/>
        </w:rPr>
        <w:t>자소서에는 기술하고 있지만, 마음에 들지 않았던 에피소드</w:t>
      </w:r>
    </w:p>
    <w:p w14:paraId="62E74811" w14:textId="77777777" w:rsidR="003A5E35" w:rsidRPr="003A5E35" w:rsidRDefault="003A5E35" w:rsidP="003A5E35">
      <w:pPr>
        <w:numPr>
          <w:ilvl w:val="0"/>
          <w:numId w:val="1"/>
        </w:numPr>
        <w:rPr>
          <w:rFonts w:hint="eastAsia"/>
        </w:rPr>
      </w:pPr>
      <w:r w:rsidRPr="003A5E35">
        <w:rPr>
          <w:rFonts w:hint="eastAsia"/>
        </w:rPr>
        <w:t>자소서에는 기술하고 있지 않지만, 쓰고 싶었던 에피소드</w:t>
      </w:r>
    </w:p>
    <w:p w14:paraId="5DC4943B" w14:textId="77777777" w:rsidR="003A5E35" w:rsidRPr="003A5E35" w:rsidRDefault="003A5E35" w:rsidP="003A5E35">
      <w:pPr>
        <w:rPr>
          <w:rFonts w:hint="eastAsia"/>
        </w:rPr>
      </w:pPr>
      <w:r w:rsidRPr="003A5E35">
        <w:rPr>
          <w:rFonts w:hint="eastAsia"/>
        </w:rPr>
        <w:t>2011년 03월~12월 고등학교 내신성적은 좋았지만 면접을 잘 못봐서 대입에 실패했습니다. 그냥 쓴 한림성심대학교 방사선과에 진학 3일정도 다녔고 학교다니는 사람들 수준이 별로고 만족하지 못해서 5일만에 휴학을 신청했습니다. 바로 독서실을 끊고 재수시작 했습니다. 인강이랑 독학을 했지만 수능에서 좋은결과는 못받았고 혹시나 하고 서경대학교 행정학과 수시접수 합격했습니다. 수능에서 좋은결과를 받지 못하여 울적한 마음을 가지고 편입을 해야겠다 마음을 먹었습니다.</w:t>
      </w:r>
    </w:p>
    <w:p w14:paraId="59779664" w14:textId="77777777" w:rsidR="003A5E35" w:rsidRPr="003A5E35" w:rsidRDefault="003A5E35" w:rsidP="003A5E35">
      <w:pPr>
        <w:rPr>
          <w:rFonts w:hint="eastAsia"/>
        </w:rPr>
      </w:pPr>
      <w:r w:rsidRPr="003A5E35">
        <w:rPr>
          <w:rFonts w:hint="eastAsia"/>
        </w:rPr>
        <w:t>2011년 12월말 재수실패로 집에서 방콕을 하였고 12월말에 친구들이 친구할아버지의 별장놀러간다고 해서 놀러갈까 하고 생각하다가 늑장부렸음 마지막 버스를 타고 간신히 선착장에 도착하여 아슬아슬하게 배를 타고 친구별장에 놀러갔습니다. 술도 먹고 밤에 좀</w:t>
      </w:r>
      <w:r w:rsidRPr="003A5E35">
        <w:rPr>
          <w:rFonts w:hint="eastAsia"/>
        </w:rPr>
        <w:lastRenderedPageBreak/>
        <w:t>비게임도 하면서 울적한 마음을 좀 달랬던 기억이 납니다. 아슬아슬하게 도착한 경험 이후 앞으로는 일정이 있을때마다 모든 상황을 고려하여 일찍 도착하려고 노력합니다.</w:t>
      </w:r>
    </w:p>
    <w:p w14:paraId="5BD156F0" w14:textId="77777777" w:rsidR="003A5E35" w:rsidRPr="003A5E35" w:rsidRDefault="003A5E35" w:rsidP="003A5E35">
      <w:pPr>
        <w:rPr>
          <w:rFonts w:hint="eastAsia"/>
        </w:rPr>
      </w:pPr>
      <w:r w:rsidRPr="003A5E35">
        <w:rPr>
          <w:rFonts w:hint="eastAsia"/>
        </w:rPr>
        <w:t>2012년 03~06월 서경대학교입학 했지만 학교가 마음에 안들어 학교활동에 참여안함 OT나MT를 참석안했습니다. 이른바 ‘아싸’처럼 살았고 빨리 집에가는거만 생각했습니다. 성적은 2.5였고 그나마 법학개론 및 행정학개론만 비플러스 성적을 받음 기말고사 끝나고 7일만에 군에 입대했습니다.</w:t>
      </w:r>
    </w:p>
    <w:p w14:paraId="09012283" w14:textId="77777777" w:rsidR="003A5E35" w:rsidRPr="003A5E35" w:rsidRDefault="003A5E35" w:rsidP="003A5E35">
      <w:pPr>
        <w:rPr>
          <w:rFonts w:hint="eastAsia"/>
        </w:rPr>
      </w:pPr>
      <w:r w:rsidRPr="003A5E35">
        <w:rPr>
          <w:rFonts w:hint="eastAsia"/>
        </w:rPr>
        <w:t>2012년 6월~2014년3월25일 입대해서 군생활을 했습니다. 그나마 아버지가 병무청에 있었서 군인인맥 있어서 훈련소에서 전화나 면접은 제한이 없었습니다. 신교대를 수료하고 주특기 배정을 받았지만 2신교대에서 훈련을 받지 않고 자대에 와서 적응하는라 힘들었습니다. 선임들은 하늘같고 분대장은 별거 아닌걸로 혼내고 갈등이 좀 생겼습니다. 아버지가 군인인맥이 있어서 저를 다른 연대나 중대로 보낼려고 했고 저는 적응하기 더 어렵다고 판단하여 가지는 않았습니다. 훈련을 할떄 체력적으로 힘들어 따라가기 어려웠습니다. 이를 해결하기 위해 꾸준히 헬스 및 구보를 통해 체력증진을 했습니다. 또한 같은 소대 사람들이랑 의사소통을 자주 했습니다. 군대라는 조직이 폐쇄적이고 인간에 따라 불만도 다르고 그러다보니 갈등이 자주 일어나는편이라고 생각합니다. 저는 후임일때는 선임을 칭찬하거나 장난을 치면서 선임이랑 관계를 형성했고 제가 선임입장이 될 때는 야간근무나 조장 근무를 서면서 후임들 고민이나 이야기를 들으면서 유대감을 형성했습니다. 군대가기전에는 좀 말도없고 사회성도 없던 것 같은데 전역후에는 그나마 생긴 것 같습니다. 그리고 인간에 대해 기대를 안하게 되는 성격이 되었습니다.</w:t>
      </w:r>
    </w:p>
    <w:p w14:paraId="0B95AF98" w14:textId="77777777" w:rsidR="003A5E35" w:rsidRPr="003A5E35" w:rsidRDefault="003A5E35" w:rsidP="003A5E35">
      <w:pPr>
        <w:rPr>
          <w:rFonts w:hint="eastAsia"/>
        </w:rPr>
      </w:pPr>
      <w:r w:rsidRPr="003A5E35">
        <w:rPr>
          <w:rFonts w:hint="eastAsia"/>
        </w:rPr>
        <w:t>기억남는 훈련은 무박으로 100KM행군을 교대 안하고 완주했던게 기억이 납니다. 군대에서도 꾸준히 보카바이블 영단어 외우고 한국사 능력 검정시험 1급 취득하면서 공부를 했습니다.</w:t>
      </w:r>
    </w:p>
    <w:p w14:paraId="087E0FF2" w14:textId="77777777" w:rsidR="003A5E35" w:rsidRPr="003A5E35" w:rsidRDefault="003A5E35" w:rsidP="003A5E35">
      <w:pPr>
        <w:rPr>
          <w:rFonts w:hint="eastAsia"/>
        </w:rPr>
      </w:pPr>
      <w:r w:rsidRPr="003A5E35">
        <w:rPr>
          <w:rFonts w:hint="eastAsia"/>
        </w:rPr>
        <w:t>2014년도 09월~2015년도 12월: 평균학점은 3.76입니다. 학교는 편입하기 위해 다녔습니다. 왕복 5시간거리를 통학하면서 학점을 1학년 1학기에 비해 높여서 만족했습니다. 영어성적은 A이상 전공과목인 사회조사방법론 에이플 헌법은 비플러스 기록했습니다. 2015년도 1학기 평균학점은 3.67 행정학특강1,행정조직론,지방공기업론이 나쁘지 않은 성적을 기록했습니다. 2015년도 2학기 학점은 3.1 안좋았고 편입시험이 12월부터 있다보니 집중을 못했습니다. 학교를 통학하면서 지할철에 서울 상위권 대학교 학교 잠바가 보이거나 MT가는거 보면서 꼭 저 대학에 들어가야지 하면서 열심히 공부를 했습니다.</w:t>
      </w:r>
    </w:p>
    <w:p w14:paraId="67367374" w14:textId="77777777" w:rsidR="003A5E35" w:rsidRPr="003A5E35" w:rsidRDefault="003A5E35" w:rsidP="003A5E35">
      <w:pPr>
        <w:rPr>
          <w:rFonts w:hint="eastAsia"/>
        </w:rPr>
      </w:pPr>
      <w:r w:rsidRPr="003A5E35">
        <w:rPr>
          <w:rFonts w:hint="eastAsia"/>
        </w:rPr>
        <w:t>초중고 시절 공부를 잘하는 편은 아니었습니다. 다만 영어는 나름 재미있게 공부를 했습니다. 통학시간이 2시간반이었습니다. 통학시간이 길어서 통학하면서 영어공부를 본격적으로 시작했습니다. 영어듣기, 단어공부, 미드보기 등 영어에 친숙해질려고 노력했습니다. 군생활에서도 ‘보카바이블’ 단어책을 꾸준히 암기하여 감을 잃지 않을려고 했습니다. 전</w:t>
      </w:r>
      <w:r w:rsidRPr="003A5E35">
        <w:rPr>
          <w:rFonts w:hint="eastAsia"/>
        </w:rPr>
        <w:lastRenderedPageBreak/>
        <w:t>역후 편입시험을 준비했습니다. 편입영어 수준은 영어시험중 가장 어려운편이라 어려웠지만 꾸준히 인강 및 독학을 했습니다. 시간을 허투루 쓰기 싫어서 왕복 통학시간 5시간동안 공부했고 집에 도착하면 인근 도서관에서 공부를 했습니다. 살면서 가장 노력한 시간이었습니다.</w:t>
      </w:r>
    </w:p>
    <w:p w14:paraId="2EF8205A" w14:textId="77777777" w:rsidR="003A5E35" w:rsidRPr="003A5E35" w:rsidRDefault="003A5E35" w:rsidP="003A5E35">
      <w:pPr>
        <w:rPr>
          <w:rFonts w:hint="eastAsia"/>
        </w:rPr>
      </w:pPr>
      <w:r w:rsidRPr="003A5E35">
        <w:rPr>
          <w:rFonts w:hint="eastAsia"/>
        </w:rPr>
        <w:t>이러한 노력을 통해 00 대학교 편입에 성공했습니다. 큰 기대는 안했지만 노력은 배신하지 않는다고 생각이 들었습니다. 편입하여 학교 다니던중 욕심이 나서 재편입학 시험을 응시하여 서울 상위권대학에 편입학에 성공하였습니다. 저는 영어 독해 능력이 뛰어나고 다른사람에 비하여 꾸준히 노력하여 성과를 내는 근성이 있다고 생각합니다.</w:t>
      </w:r>
    </w:p>
    <w:p w14:paraId="7FFDF628" w14:textId="77777777" w:rsidR="003A5E35" w:rsidRPr="003A5E35" w:rsidRDefault="003A5E35" w:rsidP="003A5E35">
      <w:pPr>
        <w:rPr>
          <w:rFonts w:hint="eastAsia"/>
        </w:rPr>
      </w:pPr>
      <w:r w:rsidRPr="003A5E35">
        <w:rPr>
          <w:rFonts w:hint="eastAsia"/>
          <w:b/>
          <w:bCs/>
        </w:rPr>
        <w:t>[목표달성 / 성공/ 성취 / 영업]</w:t>
      </w:r>
    </w:p>
    <w:p w14:paraId="4CD95816" w14:textId="77777777" w:rsidR="003A5E35" w:rsidRPr="003A5E35" w:rsidRDefault="003A5E35" w:rsidP="003A5E35">
      <w:pPr>
        <w:rPr>
          <w:rFonts w:hint="eastAsia"/>
        </w:rPr>
      </w:pPr>
      <w:r w:rsidRPr="003A5E35">
        <w:rPr>
          <w:rFonts w:hint="eastAsia"/>
          <w:b/>
          <w:bCs/>
        </w:rPr>
        <w:t>2017년도 0703~ 0728 성북구청 관공서 아르바이트(대학교 3학년, 외대)</w:t>
      </w:r>
    </w:p>
    <w:p w14:paraId="49153210" w14:textId="77777777" w:rsidR="003A5E35" w:rsidRPr="003A5E35" w:rsidRDefault="003A5E35" w:rsidP="003A5E35">
      <w:pPr>
        <w:rPr>
          <w:rFonts w:hint="eastAsia"/>
        </w:rPr>
      </w:pPr>
      <w:r w:rsidRPr="003A5E35">
        <w:rPr>
          <w:rFonts w:hint="eastAsia"/>
          <w:b/>
          <w:bCs/>
        </w:rPr>
        <w:t>같은 아르바이트생끼리 성북에 있는 공공기간을 돌아다니면서 구청의 홍보판촉물을 돌리고 때로는 밖으로 나가서 시민들에게 홍보를 했습니다. 처음에는 그런 전단지 알바를 어떻게 하나 했지만 나름 재미 붙여 매일매일 정해진 홍보물을 처리했습니다</w:t>
      </w:r>
    </w:p>
    <w:p w14:paraId="4D2E6322" w14:textId="77777777" w:rsidR="003A5E35" w:rsidRPr="003A5E35" w:rsidRDefault="003A5E35" w:rsidP="003A5E35">
      <w:pPr>
        <w:rPr>
          <w:rFonts w:hint="eastAsia"/>
        </w:rPr>
      </w:pPr>
      <w:r w:rsidRPr="003A5E35">
        <w:rPr>
          <w:rFonts w:hint="eastAsia"/>
          <w:b/>
          <w:bCs/>
        </w:rPr>
        <w:t>여름 방학 때 관공서알바를 지원해 업무를 수행했던 적이 있습니다. OO구청 지방자치 과에 소속되어 업무를 수행하였으며, 제가 하던 업무는 OO구 주민으로서 구청의 행정과 재정, 정치에 대해 관심 있는 주민들이 자신들의 의견을 토의할 자치회의에 참석할 의향이 있을 경우 참여확인서를 모집하는 업무였습니다. 업무를 수행하는 7일 동안 모집인원이 10명 미만인원이었고 저를 담당하던 공무원분이 좋은 제안을 제시 해달라고 하여 저는 의견을 제시했습니다.</w:t>
      </w:r>
    </w:p>
    <w:p w14:paraId="079DE898" w14:textId="77777777" w:rsidR="003A5E35" w:rsidRPr="003A5E35" w:rsidRDefault="003A5E35" w:rsidP="003A5E35">
      <w:pPr>
        <w:rPr>
          <w:rFonts w:hint="eastAsia"/>
        </w:rPr>
      </w:pPr>
      <w:r w:rsidRPr="003A5E35">
        <w:rPr>
          <w:rFonts w:hint="eastAsia"/>
          <w:b/>
          <w:bCs/>
        </w:rPr>
        <w:t>-&gt; 방학 때 하기 좋고, 꿀알바라서 했다</w:t>
      </w:r>
    </w:p>
    <w:p w14:paraId="4FF0CF82" w14:textId="77777777" w:rsidR="003A5E35" w:rsidRPr="003A5E35" w:rsidRDefault="003A5E35" w:rsidP="003A5E35">
      <w:pPr>
        <w:rPr>
          <w:rFonts w:hint="eastAsia"/>
        </w:rPr>
      </w:pPr>
      <w:r w:rsidRPr="003A5E35">
        <w:rPr>
          <w:rFonts w:hint="eastAsia"/>
          <w:b/>
          <w:bCs/>
        </w:rPr>
        <w:t>-&gt; 구주민들의 자치회의를 참여하도록 유도하는 홍보판촉물 배포</w:t>
      </w:r>
    </w:p>
    <w:p w14:paraId="64558238" w14:textId="77777777" w:rsidR="003A5E35" w:rsidRPr="003A5E35" w:rsidRDefault="003A5E35" w:rsidP="003A5E35">
      <w:pPr>
        <w:rPr>
          <w:rFonts w:hint="eastAsia"/>
        </w:rPr>
      </w:pPr>
      <w:r w:rsidRPr="003A5E35">
        <w:rPr>
          <w:rFonts w:hint="eastAsia"/>
          <w:b/>
          <w:bCs/>
        </w:rPr>
        <w:t>-&gt; 세금을 어떻게 쓰는지 성북구 정책에 주민들이 관심을 갖도록 자치회의 참여를 유도해야 하는 상황</w:t>
      </w:r>
    </w:p>
    <w:p w14:paraId="3F718FEF" w14:textId="77777777" w:rsidR="003A5E35" w:rsidRPr="003A5E35" w:rsidRDefault="003A5E35" w:rsidP="003A5E35">
      <w:pPr>
        <w:rPr>
          <w:rFonts w:hint="eastAsia"/>
        </w:rPr>
      </w:pPr>
      <w:r w:rsidRPr="003A5E35">
        <w:rPr>
          <w:rFonts w:hint="eastAsia"/>
          <w:b/>
          <w:bCs/>
        </w:rPr>
        <w:t>-&gt; 전단지 몇 장? 일 100장씩 x 한달</w:t>
      </w:r>
    </w:p>
    <w:p w14:paraId="02ABABC1" w14:textId="77777777" w:rsidR="003A5E35" w:rsidRPr="003A5E35" w:rsidRDefault="003A5E35" w:rsidP="003A5E35">
      <w:pPr>
        <w:rPr>
          <w:rFonts w:hint="eastAsia"/>
        </w:rPr>
      </w:pPr>
      <w:r w:rsidRPr="003A5E35">
        <w:rPr>
          <w:rFonts w:hint="eastAsia"/>
          <w:b/>
          <w:bCs/>
        </w:rPr>
        <w:t>-&gt; 목표: 딱히 목표는 없었지만, 20명 정도를 모집만 해도 성공하겠다고 성공</w:t>
      </w:r>
    </w:p>
    <w:p w14:paraId="0EE8BC1F" w14:textId="77777777" w:rsidR="003A5E35" w:rsidRPr="003A5E35" w:rsidRDefault="003A5E35" w:rsidP="003A5E35">
      <w:pPr>
        <w:rPr>
          <w:rFonts w:hint="eastAsia"/>
        </w:rPr>
      </w:pPr>
      <w:r w:rsidRPr="003A5E35">
        <w:rPr>
          <w:rFonts w:hint="eastAsia"/>
          <w:b/>
          <w:bCs/>
        </w:rPr>
        <w:t>-&gt; 목표달성을 위한 전략수립: 어디로 나갔는가? 지하철, 백화점(현대백화점), 관공서, 아리랑 영화관</w:t>
      </w:r>
    </w:p>
    <w:p w14:paraId="11859CCD" w14:textId="77777777" w:rsidR="003A5E35" w:rsidRPr="003A5E35" w:rsidRDefault="003A5E35" w:rsidP="003A5E35">
      <w:pPr>
        <w:rPr>
          <w:rFonts w:hint="eastAsia"/>
        </w:rPr>
      </w:pPr>
      <w:r w:rsidRPr="003A5E35">
        <w:rPr>
          <w:rFonts w:hint="eastAsia"/>
          <w:b/>
          <w:bCs/>
        </w:rPr>
        <w:t>-&gt; 이런한 장소를 선정한 이유는? 유동인구 / 관공서 어른 분 / 아리랑은 성북구의 복지로 하는 것이기 때문에 주민들이 많을 것 / 중장년층들이 많은 곳</w:t>
      </w:r>
    </w:p>
    <w:p w14:paraId="4DDD1D0B" w14:textId="77777777" w:rsidR="003A5E35" w:rsidRPr="003A5E35" w:rsidRDefault="003A5E35" w:rsidP="003A5E35">
      <w:pPr>
        <w:rPr>
          <w:rFonts w:hint="eastAsia"/>
        </w:rPr>
      </w:pPr>
      <w:r w:rsidRPr="003A5E35">
        <w:rPr>
          <w:rFonts w:hint="eastAsia"/>
          <w:b/>
          <w:bCs/>
        </w:rPr>
        <w:t xml:space="preserve">-&gt; 주민들에게 전단지를 배포하면서, 성북구가 하고 있는 사업과 정책에 관심을 갖도로 </w:t>
      </w:r>
      <w:r w:rsidRPr="003A5E35">
        <w:rPr>
          <w:rFonts w:hint="eastAsia"/>
          <w:b/>
          <w:bCs/>
        </w:rPr>
        <w:lastRenderedPageBreak/>
        <w:t>유도하는 행위를 했다면 이것은 설득과 영업의 경험으로도 쓸 수 있습니다.</w:t>
      </w:r>
    </w:p>
    <w:p w14:paraId="36B00E28" w14:textId="77777777" w:rsidR="003A5E35" w:rsidRPr="003A5E35" w:rsidRDefault="003A5E35" w:rsidP="003A5E35">
      <w:pPr>
        <w:rPr>
          <w:rFonts w:hint="eastAsia"/>
        </w:rPr>
      </w:pPr>
      <w:r w:rsidRPr="003A5E35">
        <w:rPr>
          <w:rFonts w:hint="eastAsia"/>
          <w:b/>
          <w:bCs/>
        </w:rPr>
        <w:t>-&gt; 3명이 나눠서 효율적으로 전단지를 배포했음(지하철, 노인정, 아리랑 영화관) -&gt; 자원관리역량</w:t>
      </w:r>
    </w:p>
    <w:p w14:paraId="1B1BE23C" w14:textId="77777777" w:rsidR="003A5E35" w:rsidRPr="003A5E35" w:rsidRDefault="003A5E35" w:rsidP="003A5E35">
      <w:pPr>
        <w:rPr>
          <w:rFonts w:hint="eastAsia"/>
        </w:rPr>
      </w:pPr>
      <w:r w:rsidRPr="003A5E35">
        <w:rPr>
          <w:rFonts w:hint="eastAsia"/>
          <w:b/>
          <w:bCs/>
        </w:rPr>
        <w:t>-&gt; 20명 목표 달성 경험</w:t>
      </w:r>
    </w:p>
    <w:p w14:paraId="17C2D923" w14:textId="77777777" w:rsidR="003A5E35" w:rsidRPr="003A5E35" w:rsidRDefault="003A5E35" w:rsidP="003A5E35">
      <w:pPr>
        <w:rPr>
          <w:rFonts w:hint="eastAsia"/>
        </w:rPr>
      </w:pPr>
      <w:r w:rsidRPr="003A5E35">
        <w:rPr>
          <w:rFonts w:hint="eastAsia"/>
          <w:b/>
          <w:bCs/>
        </w:rPr>
        <w:t>목표: 최종 20명달성 목표로 함, 예를 들어 5일이나 7일 100장 or 200장 전단지 돌리기</w:t>
      </w:r>
    </w:p>
    <w:p w14:paraId="2910D62E" w14:textId="77777777" w:rsidR="003A5E35" w:rsidRPr="003A5E35" w:rsidRDefault="003A5E35" w:rsidP="003A5E35">
      <w:pPr>
        <w:rPr>
          <w:rFonts w:hint="eastAsia"/>
        </w:rPr>
      </w:pPr>
      <w:r w:rsidRPr="003A5E35">
        <w:rPr>
          <w:rFonts w:hint="eastAsia"/>
          <w:b/>
          <w:bCs/>
        </w:rPr>
        <w:t>타겟:중장년층 선택함 이유는 가장 소득이 높다 그래서 세금이 많이 낼것이고 성북구청의 세금이 어떻게 쓰일지 관심을 가질것라고 생각함 더불어</w:t>
      </w:r>
    </w:p>
    <w:p w14:paraId="05F55A9C" w14:textId="77777777" w:rsidR="003A5E35" w:rsidRPr="003A5E35" w:rsidRDefault="003A5E35" w:rsidP="003A5E35">
      <w:pPr>
        <w:rPr>
          <w:rFonts w:hint="eastAsia"/>
        </w:rPr>
      </w:pPr>
      <w:r w:rsidRPr="003A5E35">
        <w:rPr>
          <w:rFonts w:hint="eastAsia"/>
          <w:b/>
          <w:bCs/>
        </w:rPr>
        <w:t>장소는: 주민센터노인정, 아리랑 영화관,지하철</w:t>
      </w:r>
    </w:p>
    <w:p w14:paraId="30A1D97B" w14:textId="77777777" w:rsidR="003A5E35" w:rsidRPr="003A5E35" w:rsidRDefault="003A5E35" w:rsidP="003A5E35">
      <w:pPr>
        <w:rPr>
          <w:rFonts w:hint="eastAsia"/>
        </w:rPr>
      </w:pPr>
      <w:r w:rsidRPr="003A5E35">
        <w:rPr>
          <w:rFonts w:hint="eastAsia"/>
          <w:b/>
          <w:bCs/>
        </w:rPr>
        <w:t>why: 선정장소 이유는 목표달성을 어떻게 해야할까 생각을 하던중 1일차에 지하철 백화점 관공서를 가봄 중장년층이 무료로 지하철 타다보니 유동인구가 많았음 동선동 주민센터, 노인정은 중장년층들이 무료프로그램을 듣거나 노인들이 많을거라 예상했고 실제로 많았음 또한 아리랑시네센터는 만65세 이상은 영화비가 4000원으로 매우 저렴했으며 주민센터랑 가깝다보니 많은 유동인구가 있을거라 예상했고 거리상 나쁘지 않았다</w:t>
      </w:r>
    </w:p>
    <w:p w14:paraId="4C21101C" w14:textId="77777777" w:rsidR="003A5E35" w:rsidRPr="003A5E35" w:rsidRDefault="003A5E35" w:rsidP="003A5E35">
      <w:pPr>
        <w:rPr>
          <w:rFonts w:hint="eastAsia"/>
        </w:rPr>
      </w:pPr>
      <w:r w:rsidRPr="003A5E35">
        <w:rPr>
          <w:rFonts w:hint="eastAsia"/>
          <w:b/>
          <w:bCs/>
        </w:rPr>
        <w:t>how: 3명이서 전단지를 배포하기로 했음 3명이서 나눠서 효율적으로 왜냐하면 한장소에 같이 가면 비효율적이기 때문에 9시</w:t>
      </w:r>
      <w:del w:id="0" w:author="Unknown">
        <w:r w:rsidRPr="003A5E35">
          <w:rPr>
            <w:rFonts w:hint="eastAsia"/>
            <w:b/>
            <w:bCs/>
          </w:rPr>
          <w:delText>12시 노인정 지하철 1시</w:delText>
        </w:r>
      </w:del>
      <w:r w:rsidRPr="003A5E35">
        <w:rPr>
          <w:rFonts w:hint="eastAsia"/>
          <w:b/>
          <w:bCs/>
        </w:rPr>
        <w:t> 5시시 아리랑 영화관을을 공략함 구청담당자님에게 장소에서 판촉활동을 할수 있게 부탁드림</w:t>
      </w:r>
    </w:p>
    <w:p w14:paraId="2B73E681" w14:textId="77777777" w:rsidR="003A5E35" w:rsidRPr="003A5E35" w:rsidRDefault="003A5E35" w:rsidP="003A5E35">
      <w:pPr>
        <w:rPr>
          <w:rFonts w:hint="eastAsia"/>
        </w:rPr>
      </w:pPr>
      <w:r w:rsidRPr="003A5E35">
        <w:rPr>
          <w:rFonts w:hint="eastAsia"/>
          <w:b/>
          <w:bCs/>
        </w:rPr>
        <w:t>결론: 목표, 설득, 영업,자원관리 경험</w:t>
      </w:r>
    </w:p>
    <w:p w14:paraId="185E9EA9" w14:textId="77777777" w:rsidR="003A5E35" w:rsidRPr="003A5E35" w:rsidRDefault="003A5E35" w:rsidP="003A5E35">
      <w:pPr>
        <w:rPr>
          <w:rFonts w:hint="eastAsia"/>
        </w:rPr>
      </w:pPr>
      <w:r w:rsidRPr="003A5E35">
        <w:rPr>
          <w:rFonts w:hint="eastAsia"/>
        </w:rPr>
        <w:t>[관심인원 연령층]</w:t>
      </w:r>
    </w:p>
    <w:p w14:paraId="00F96AED" w14:textId="77777777" w:rsidR="003A5E35" w:rsidRPr="003A5E35" w:rsidRDefault="003A5E35" w:rsidP="003A5E35">
      <w:pPr>
        <w:rPr>
          <w:rFonts w:hint="eastAsia"/>
        </w:rPr>
      </w:pPr>
      <w:r w:rsidRPr="003A5E35">
        <w:rPr>
          <w:rFonts w:hint="eastAsia"/>
        </w:rPr>
        <w:t>제일 먼저 지방자치에 대해 관심 있는 연령층에 대해 파악하는 것을 우선적으로 검토했습니다. 먼저 주관적으로 10대와 20대는 학업에 따라 지역을 옮길 가능성이 있다고 생각되어 지역에 대한 관심이 미미할 것으로 생각했으며, 30대와 40대 경우 평일에는 직장에서 일 할 경우가 높기 때문에 배제하였습니다. 저는 50대,60,70대 여자와 은퇴한 남자의 경우 지역에 어느 정도 기반이 있고 시간이 있기 때문에 관심이 있다고 생각하였습니다. 객관적으로 그동안 모집서를 취합해보니 20,30,40대 연령층은 한명도 없고 50대 이상의 연령이 신청한 것을 파악되었습니다.</w:t>
      </w:r>
    </w:p>
    <w:p w14:paraId="7B87BC0B" w14:textId="77777777" w:rsidR="003A5E35" w:rsidRPr="003A5E35" w:rsidRDefault="003A5E35" w:rsidP="003A5E35">
      <w:pPr>
        <w:rPr>
          <w:rFonts w:hint="eastAsia"/>
        </w:rPr>
      </w:pPr>
      <w:r w:rsidRPr="003A5E35">
        <w:rPr>
          <w:rFonts w:hint="eastAsia"/>
        </w:rPr>
        <w:t>[관심인원 집결장소]</w:t>
      </w:r>
    </w:p>
    <w:p w14:paraId="2145E9CF" w14:textId="77777777" w:rsidR="003A5E35" w:rsidRPr="003A5E35" w:rsidRDefault="003A5E35" w:rsidP="003A5E35">
      <w:pPr>
        <w:rPr>
          <w:rFonts w:hint="eastAsia"/>
        </w:rPr>
      </w:pPr>
      <w:r w:rsidRPr="003A5E35">
        <w:rPr>
          <w:rFonts w:hint="eastAsia"/>
        </w:rPr>
        <w:t>업무를 수행하는 동안에 관심인원이 집결이 되는 장소를 선정하지 못했으며, 유동인구도 매우 저조하였습니다.관심인원 연령층이 50대부터~70대까지인 것을 파악하여 그들에 대해 초점을 맞추기로 했습니다. 50대부터 70대인원의 경우 자기계발이나 사람들과의 친목도모를 위해 구청의 자기계발 프로그램이나 도서관의 자기계발 프로그램을 많이 듣는 것</w:t>
      </w:r>
      <w:r w:rsidRPr="003A5E35">
        <w:rPr>
          <w:rFonts w:hint="eastAsia"/>
        </w:rPr>
        <w:lastRenderedPageBreak/>
        <w:t>으로 생각되어 저는 도서관이나 구청 프로그램이 끝나는 시간대에 맞춰 인원들을 모집하자는 제안과 유동인구가 많은 지하철, 백화점, 영화관 등 장소에 인원을 모집하는 제안을 제시하였고 이중에 첫 번째 제안이 받아들여졌습니다. 두 번째 제안은 공공기간이 협의할 내용도 많고 시간이 부족하여 받아들여지지 않았습니다. 첫번째 제안에 따라 모집인원을 모집하여 많은 인원을 모집하였습니다.</w:t>
      </w:r>
    </w:p>
    <w:p w14:paraId="12277A4D" w14:textId="77777777" w:rsidR="003A5E35" w:rsidRPr="003A5E35" w:rsidRDefault="003A5E35" w:rsidP="003A5E35">
      <w:pPr>
        <w:rPr>
          <w:rFonts w:hint="eastAsia"/>
        </w:rPr>
      </w:pPr>
      <w:r w:rsidRPr="003A5E35">
        <w:rPr>
          <w:rFonts w:hint="eastAsia"/>
        </w:rPr>
        <w:t>2018년도 9월~12월 졸업요건 정책사례연구 캡스톤디자인(제기동 약령시장 관련하여)</w:t>
      </w:r>
    </w:p>
    <w:p w14:paraId="0F8B961F" w14:textId="77777777" w:rsidR="003A5E35" w:rsidRPr="003A5E35" w:rsidRDefault="003A5E35" w:rsidP="003A5E35">
      <w:pPr>
        <w:rPr>
          <w:rFonts w:hint="eastAsia"/>
        </w:rPr>
      </w:pPr>
      <w:r w:rsidRPr="003A5E35">
        <w:rPr>
          <w:rFonts w:hint="eastAsia"/>
          <w:b/>
          <w:bCs/>
        </w:rPr>
        <w:t>저는 졸업과제로 동대문구와 협업하여 정책사례연구 캡스톤디자인을 수행하였습니다. 저희 팀의 주제는 제기동 약령시장 활성화 방안이었습니다.</w:t>
      </w:r>
    </w:p>
    <w:p w14:paraId="790AD4F0" w14:textId="77777777" w:rsidR="003A5E35" w:rsidRPr="003A5E35" w:rsidRDefault="003A5E35" w:rsidP="003A5E35">
      <w:pPr>
        <w:rPr>
          <w:rFonts w:hint="eastAsia"/>
        </w:rPr>
      </w:pPr>
      <w:r w:rsidRPr="003A5E35">
        <w:rPr>
          <w:rFonts w:hint="eastAsia"/>
          <w:b/>
          <w:bCs/>
        </w:rPr>
        <w:t>-&gt; 주어진 목표였음.</w:t>
      </w:r>
    </w:p>
    <w:p w14:paraId="2F97E570" w14:textId="77777777" w:rsidR="003A5E35" w:rsidRPr="003A5E35" w:rsidRDefault="003A5E35" w:rsidP="003A5E35">
      <w:pPr>
        <w:rPr>
          <w:rFonts w:hint="eastAsia"/>
        </w:rPr>
      </w:pPr>
      <w:r w:rsidRPr="003A5E35">
        <w:rPr>
          <w:rFonts w:hint="eastAsia"/>
          <w:b/>
          <w:bCs/>
        </w:rPr>
        <w:t>제기동 약령시장은 서울의 역사와 문화가 고스란히 담긴 전통시장이지만, 최근에는 젊은 세대의 방문객이 줄어들고 매출이 감소하는 어려운 상황에 처해 있었습니다.</w:t>
      </w:r>
    </w:p>
    <w:p w14:paraId="7149C30A" w14:textId="77777777" w:rsidR="003A5E35" w:rsidRPr="003A5E35" w:rsidRDefault="003A5E35" w:rsidP="003A5E35">
      <w:pPr>
        <w:rPr>
          <w:rFonts w:hint="eastAsia"/>
        </w:rPr>
      </w:pPr>
      <w:r w:rsidRPr="003A5E35">
        <w:rPr>
          <w:rFonts w:hint="eastAsia"/>
          <w:b/>
          <w:bCs/>
        </w:rPr>
        <w:t>-&gt; 왜 젊은세대의 방문이 줄어드는가? 한약에 대한 수요감소, 한약에 대한 불신이 있었음.</w:t>
      </w:r>
    </w:p>
    <w:p w14:paraId="35CC502B" w14:textId="77777777" w:rsidR="003A5E35" w:rsidRPr="003A5E35" w:rsidRDefault="003A5E35" w:rsidP="003A5E35">
      <w:pPr>
        <w:rPr>
          <w:rFonts w:hint="eastAsia"/>
        </w:rPr>
      </w:pPr>
      <w:r w:rsidRPr="003A5E35">
        <w:rPr>
          <w:rFonts w:hint="eastAsia"/>
          <w:b/>
          <w:bCs/>
        </w:rPr>
        <w:t>저희 팀은 이러한 문제를 해결하기 위해 시장의 장점과 단점을 분석하고, 시장의 매력을 높일 수 있는 다양한 아이디어를 제안하였습니다. 저희 팀은 총 4명으로 구성되었는데, 한 팀원이 가족 문제로 과제에 참여하지 못하는 상황이 발생하였습니다. 저는 이 팀원을 과제에 참여하기 위한 구체적인 방법을 제시하고 실행하였습니다.</w:t>
      </w:r>
    </w:p>
    <w:p w14:paraId="7A2C4D12" w14:textId="77777777" w:rsidR="003A5E35" w:rsidRPr="003A5E35" w:rsidRDefault="003A5E35" w:rsidP="003A5E35">
      <w:pPr>
        <w:rPr>
          <w:rFonts w:hint="eastAsia"/>
        </w:rPr>
      </w:pPr>
      <w:r w:rsidRPr="003A5E35">
        <w:rPr>
          <w:rFonts w:hint="eastAsia"/>
          <w:b/>
          <w:bCs/>
        </w:rPr>
        <w:t>장점: 국내 최대의 한약재 유통망 / 접근성이 좋다.</w:t>
      </w:r>
    </w:p>
    <w:p w14:paraId="1095A85F" w14:textId="77777777" w:rsidR="003A5E35" w:rsidRPr="003A5E35" w:rsidRDefault="003A5E35" w:rsidP="003A5E35">
      <w:pPr>
        <w:rPr>
          <w:rFonts w:hint="eastAsia"/>
        </w:rPr>
      </w:pPr>
      <w:r w:rsidRPr="003A5E35">
        <w:rPr>
          <w:rFonts w:hint="eastAsia"/>
          <w:b/>
          <w:bCs/>
        </w:rPr>
        <w:t>단점: 시장 낙후화 / 가격 표시나 원산지 표시 불명확으로 인한 불신</w:t>
      </w:r>
    </w:p>
    <w:p w14:paraId="58690FAA" w14:textId="77777777" w:rsidR="003A5E35" w:rsidRPr="003A5E35" w:rsidRDefault="003A5E35" w:rsidP="003A5E35">
      <w:pPr>
        <w:rPr>
          <w:rFonts w:hint="eastAsia"/>
        </w:rPr>
      </w:pPr>
      <w:r w:rsidRPr="003A5E35">
        <w:rPr>
          <w:rFonts w:hint="eastAsia"/>
          <w:b/>
          <w:bCs/>
        </w:rPr>
        <w:t>매력을 높이는 방안: sns을 활용하여 hip한 느낌을 보여주고 함.(무한도전에서 나온 동묘 옷시장처럼 호기심을 유도하여 방문을 유도하는 방안)</w:t>
      </w:r>
    </w:p>
    <w:p w14:paraId="518ACDB7" w14:textId="77777777" w:rsidR="003A5E35" w:rsidRPr="003A5E35" w:rsidRDefault="003A5E35" w:rsidP="003A5E35">
      <w:pPr>
        <w:rPr>
          <w:rFonts w:hint="eastAsia"/>
        </w:rPr>
      </w:pPr>
      <w:r w:rsidRPr="003A5E35">
        <w:rPr>
          <w:rFonts w:hint="eastAsia"/>
          <w:b/>
          <w:bCs/>
        </w:rPr>
        <w:t>또, 주변에 박물관이 있어서 역사와 문화를 배우는 체험</w:t>
      </w:r>
    </w:p>
    <w:p w14:paraId="5502C0F8" w14:textId="77777777" w:rsidR="003A5E35" w:rsidRPr="003A5E35" w:rsidRDefault="003A5E35" w:rsidP="003A5E35">
      <w:pPr>
        <w:rPr>
          <w:rFonts w:hint="eastAsia"/>
        </w:rPr>
      </w:pPr>
      <w:r w:rsidRPr="003A5E35">
        <w:rPr>
          <w:rFonts w:hint="eastAsia"/>
          <w:b/>
          <w:bCs/>
        </w:rPr>
        <w:t>SNS 공식 채널을 만드는 제안</w:t>
      </w:r>
    </w:p>
    <w:p w14:paraId="65B1BB9D" w14:textId="77777777" w:rsidR="003A5E35" w:rsidRPr="003A5E35" w:rsidRDefault="003A5E35" w:rsidP="003A5E35">
      <w:pPr>
        <w:rPr>
          <w:rFonts w:hint="eastAsia"/>
        </w:rPr>
      </w:pPr>
      <w:r w:rsidRPr="003A5E35">
        <w:rPr>
          <w:rFonts w:hint="eastAsia"/>
          <w:b/>
          <w:bCs/>
        </w:rPr>
        <w:t>장점: 전국 한약재 유통의 물량 70%를 차지하는 국내최대의 한의약재 종합단지임</w:t>
      </w:r>
      <w:r w:rsidRPr="003A5E35">
        <w:rPr>
          <w:rFonts w:hint="eastAsia"/>
        </w:rPr>
        <w:t> </w:t>
      </w:r>
      <w:r w:rsidRPr="003A5E35">
        <w:rPr>
          <w:rFonts w:hint="eastAsia"/>
          <w:b/>
          <w:bCs/>
        </w:rPr>
        <w:t>시장의 강점은 위치입니다. 서울 중심부에 위치하여 대중교통 이용이 용이하고 동대문디자인플라자, 동대문야시장 등 주변 관광지가 주변에 있습니다. 주차공간이 적당히 확보되어 있음, 서울약령시 한의약박물관내 주차장이 있음음 시장 주변에는 한의원, 한방병원, 한방체험관 등이 밀집되어 있어, 한의학과 관련된 다양한 서비스를 이용할 수 있다 약령시장내 서울한방진흥센터 공공기관이 존재 약리단길 한바퀴 투어를 운영하여 전문해설사가 약령시장에 대해서 설명해줌, 서울약령시한의약박물관에서는</w:t>
      </w:r>
      <w:r w:rsidRPr="003A5E35">
        <w:rPr>
          <w:rFonts w:hint="eastAsia"/>
        </w:rPr>
        <w:t> </w:t>
      </w:r>
      <w:r w:rsidRPr="003A5E35">
        <w:rPr>
          <w:rFonts w:hint="eastAsia"/>
          <w:b/>
          <w:bCs/>
        </w:rPr>
        <w:t>의서류, 의약기기 등의 유물</w:t>
      </w:r>
      <w:r w:rsidRPr="003A5E35">
        <w:rPr>
          <w:rFonts w:hint="eastAsia"/>
          <w:b/>
          <w:bCs/>
        </w:rPr>
        <w:lastRenderedPageBreak/>
        <w:t>과 식물성, 광물성/동물성, 특화 약재를 전시해 놓고 있으며 침통과 침통 문양을 그린 민화를 함께 전시하고 있습니다.</w:t>
      </w:r>
    </w:p>
    <w:p w14:paraId="6E7767D9" w14:textId="77777777" w:rsidR="003A5E35" w:rsidRPr="003A5E35" w:rsidRDefault="003A5E35" w:rsidP="003A5E35">
      <w:pPr>
        <w:rPr>
          <w:rFonts w:hint="eastAsia"/>
        </w:rPr>
      </w:pPr>
      <w:r w:rsidRPr="003A5E35">
        <w:rPr>
          <w:rFonts w:hint="eastAsia"/>
          <w:b/>
          <w:bCs/>
        </w:rPr>
        <w:t>약령시장 약점(단점): 시장의 영업시간이 짧아서 일요일이나 공휴일에는 대부분의 점포가 문을 닫습니다. 주간에는 고령자 위주의 방문객이 많으며, 야간에는 상가가 전부 문을 닫아 어둡고 사람이 전혀 보이지 않는 일종의 슬럼화된 시장처럼 보입니다 젊으세대의 유입이 많지 않다.</w:t>
      </w:r>
    </w:p>
    <w:p w14:paraId="75D7ECA9" w14:textId="77777777" w:rsidR="003A5E35" w:rsidRPr="003A5E35" w:rsidRDefault="003A5E35" w:rsidP="003A5E35">
      <w:pPr>
        <w:rPr>
          <w:rFonts w:hint="eastAsia"/>
        </w:rPr>
      </w:pPr>
      <w:r w:rsidRPr="003A5E35">
        <w:rPr>
          <w:rFonts w:hint="eastAsia"/>
          <w:b/>
          <w:bCs/>
        </w:rPr>
        <w:t>활성화방안:</w:t>
      </w:r>
    </w:p>
    <w:p w14:paraId="779F00E8" w14:textId="77777777" w:rsidR="003A5E35" w:rsidRPr="003A5E35" w:rsidRDefault="003A5E35" w:rsidP="003A5E35">
      <w:pPr>
        <w:rPr>
          <w:rFonts w:hint="eastAsia"/>
        </w:rPr>
      </w:pPr>
      <w:r w:rsidRPr="003A5E35">
        <w:rPr>
          <w:rFonts w:hint="eastAsia"/>
          <w:b/>
          <w:bCs/>
        </w:rPr>
        <w:t>1. 시장의 홍보와 마케팅을 강화하기 위해 SNS와 협업하자. 예를 들어, 시장에서 활동하는 인플루언서들에게 상품이나 식사권 등을 제공하고, 그들이 시장의 모습과 분위기를 SNS에 공유하도록 유도하거나, 시장에서 진행하는 이벤트나 할인 정보를 SNS에 게시하거나 등이다. 이렇게 하면 시장에 대한 관심과 호감을 높일 수 있으며, 젊은 고객층을 유치할 수 있다. 국산 한약재 홍보: 국산 한약재의 품질과 효능을 강조하여 소비자들의 신뢰도를 높이고, 국산 한약재를 사용하는 한의원과 탕제원을 인증하고 홍보합니다. 이를 위해 국산 한약재 마크 도입, 국산 한약재 페스티벌 개최, 국산 한약재 쇼핑몰 운영 등의 마케팅 전략이 필요합니다.</w:t>
      </w:r>
    </w:p>
    <w:p w14:paraId="29F2CBAE" w14:textId="77777777" w:rsidR="003A5E35" w:rsidRPr="003A5E35" w:rsidRDefault="003A5E35" w:rsidP="003A5E35">
      <w:pPr>
        <w:rPr>
          <w:rFonts w:hint="eastAsia"/>
        </w:rPr>
      </w:pPr>
      <w:r w:rsidRPr="003A5E35">
        <w:rPr>
          <w:rFonts w:hint="eastAsia"/>
          <w:b/>
          <w:bCs/>
        </w:rPr>
        <w:t>2, 제기동 약령시장의 시설과 환경을 개선하고 청결도를 높인다. 예를 들어, 낡고 오래된 건물과 가로등을 보수하거나 새롭게 꾸미고, 골목길과 상점들의 청소와 소독을 철저히 하고, 쓰레기통이나 화장실 등의 편의시설을 증설하거나 개선한다. 또한, 한약재의 표시와 가격을 명확하게 표기하고, 국산과 외국산을 구분하여 판매하며, 소비자들의 신뢰도를 높인다.</w:t>
      </w:r>
    </w:p>
    <w:p w14:paraId="627C8E60" w14:textId="77777777" w:rsidR="003A5E35" w:rsidRPr="003A5E35" w:rsidRDefault="003A5E35" w:rsidP="003A5E35">
      <w:pPr>
        <w:rPr>
          <w:rFonts w:hint="eastAsia"/>
        </w:rPr>
      </w:pPr>
      <w:r w:rsidRPr="003A5E35">
        <w:rPr>
          <w:rFonts w:hint="eastAsia"/>
          <w:b/>
          <w:bCs/>
        </w:rPr>
        <w:t>- 3, 온라인 판매 강화 제기동 약령시장의 온라인 판매와 배송 서비스를 확대하고 혁신한다. 예를 들어, 제기동 약령시장의 공식 웹사이트나 어플리케이션을 개발하고, 다양한 한약재와 건강상품을 온라인으로 주문하고 결제할 수 있도록 한다. 또한, 배송비를 저렴하게 하거나 무료로 제공하고, 배송 속도와 안전성을 높이며, 반품이나 교환 등의 고객 서비스를 강화한다. 제기동 약령시장은 오프라인에서만 판매하는 것이 아니라, 온라인으로도 판매를 할 수 있습니다. 온라인 판매를 강화하면, 전국적으로 고객을 확대할 수 있고, 코로나19와 같은 비상사태에도 영향을 덜 받을 수 있습니다. 예를 들어, 제기동 약령시장의 공식 홈페이지나 SNS를 운영하고, 한약재의 종류와 품질, 가격 등을 상세하게 소개하고, 배송과 환불 등의 서비스를 제공할 수 있습니다.</w:t>
      </w:r>
    </w:p>
    <w:p w14:paraId="5F6EF39B" w14:textId="77777777" w:rsidR="003A5E35" w:rsidRPr="003A5E35" w:rsidRDefault="003A5E35" w:rsidP="003A5E35">
      <w:pPr>
        <w:rPr>
          <w:rFonts w:hint="eastAsia"/>
        </w:rPr>
      </w:pPr>
      <w:r w:rsidRPr="003A5E35">
        <w:rPr>
          <w:rFonts w:hint="eastAsia"/>
          <w:b/>
          <w:bCs/>
        </w:rPr>
        <w:t>- 4., 제기동 약령시장의 상인들과 소비자들의 소통과 협력을 강화하고 공동체 의식을 높인다. 예를 들어, 상인들끼리의 정보 공유와 경쟁력 강화를 위해 정기적인 회의나 교육을 실시하고, 소비자들의 의견이나 요구사항을 수렴하기</w:t>
      </w:r>
    </w:p>
    <w:p w14:paraId="3E846F61" w14:textId="77777777" w:rsidR="003A5E35" w:rsidRPr="003A5E35" w:rsidRDefault="003A5E35" w:rsidP="003A5E35">
      <w:pPr>
        <w:rPr>
          <w:rFonts w:hint="eastAsia"/>
        </w:rPr>
      </w:pPr>
      <w:r w:rsidRPr="003A5E35">
        <w:rPr>
          <w:rFonts w:hint="eastAsia"/>
          <w:b/>
          <w:bCs/>
        </w:rPr>
        <w:t>5.. 다양한 고객층과 지역사회와의 연결 강화: 약령시장은 주로 중장년층과 고령층이 방</w:t>
      </w:r>
      <w:r w:rsidRPr="003A5E35">
        <w:rPr>
          <w:rFonts w:hint="eastAsia"/>
          <w:b/>
          <w:bCs/>
        </w:rPr>
        <w:lastRenderedPageBreak/>
        <w:t>문하는 시장으로 인식되고 있습니다. 이러한 인식을 바꾸기 위해, 젊은 여성이나 외국인 등 새로운 고객층을 유치하기 위한 새로운 프로그램이나 상품을 마련하고, 또한, 지역 주민들과의 소통과 협력을 위해, 빈 점포나 공간을 활용하여 커뮤니티 공간을 조성하고, 지역 문화나 사회적 이슈에 관심을 가지고 참여하는 것이 좋습니다.</w:t>
      </w:r>
    </w:p>
    <w:p w14:paraId="79B1AF8E" w14:textId="77777777" w:rsidR="003A5E35" w:rsidRPr="003A5E35" w:rsidRDefault="003A5E35" w:rsidP="003A5E35">
      <w:pPr>
        <w:rPr>
          <w:rFonts w:hint="eastAsia"/>
        </w:rPr>
      </w:pPr>
      <w:r w:rsidRPr="003A5E35">
        <w:rPr>
          <w:rFonts w:hint="eastAsia"/>
          <w:b/>
          <w:bCs/>
        </w:rPr>
        <w:t>.</w:t>
      </w:r>
    </w:p>
    <w:p w14:paraId="30A8DA31" w14:textId="77777777" w:rsidR="003A5E35" w:rsidRPr="003A5E35" w:rsidRDefault="003A5E35" w:rsidP="003A5E35">
      <w:pPr>
        <w:rPr>
          <w:rFonts w:hint="eastAsia"/>
        </w:rPr>
      </w:pPr>
      <w:r w:rsidRPr="003A5E35">
        <w:rPr>
          <w:rFonts w:hint="eastAsia"/>
          <w:b/>
          <w:bCs/>
        </w:rPr>
        <w:t>6.야간 시장 개설: '제기 야시장’을 개설하여 주간과 야간의 상인을 분리하고, 야간에는 먹거리나 관광상품 등을 판매하여 청년층과 외국인 관광객의 수요를 흡수합니다. 이를 위해 가로등 설치, 치안 강화, 주차 공간 확보 등의 인프라 개선이 필요합니다..</w:t>
      </w:r>
    </w:p>
    <w:p w14:paraId="58C74A2A" w14:textId="77777777" w:rsidR="003A5E35" w:rsidRPr="003A5E35" w:rsidRDefault="003A5E35" w:rsidP="003A5E35">
      <w:pPr>
        <w:rPr>
          <w:rFonts w:hint="eastAsia"/>
        </w:rPr>
      </w:pPr>
      <w:r w:rsidRPr="003A5E35">
        <w:rPr>
          <w:rFonts w:hint="eastAsia"/>
          <w:b/>
          <w:bCs/>
        </w:rPr>
        <w:t>야간 시장 개설로 인해 유동인구가 증가하고 매출이 증가합니다. 예를 들어 전주 야시장의 경우 2016년부터 2019년까지 매출이 3배 이상 증가하였습니다, 매주 1만7000여명이 방문. 제기 야시장도 비슷한 효과를 기대할 수 있습니다. 또한 국산 한약재 홍보로 인해 국내외 소비자들의 구매력 증가하고, 한방 문화 체험으로 인해 재방문율이 증가합니다. 이러한 효과들은 지역경제에 긍정적인 영향을 미칩니다</w:t>
      </w:r>
      <w:r w:rsidRPr="003A5E35">
        <w:rPr>
          <w:rFonts w:hint="eastAsia"/>
        </w:rPr>
        <w:t> </w:t>
      </w:r>
      <w:r w:rsidRPr="003A5E35">
        <w:rPr>
          <w:rFonts w:hint="eastAsia"/>
          <w:b/>
          <w:bCs/>
        </w:rPr>
        <w:t>관련 뉴스</w:t>
      </w:r>
    </w:p>
    <w:p w14:paraId="70750838" w14:textId="77777777" w:rsidR="003A5E35" w:rsidRPr="003A5E35" w:rsidRDefault="003A5E35" w:rsidP="003A5E35">
      <w:pPr>
        <w:rPr>
          <w:rFonts w:hint="eastAsia"/>
        </w:rPr>
      </w:pPr>
      <w:r w:rsidRPr="003A5E35">
        <w:rPr>
          <w:rFonts w:hint="eastAsia"/>
          <w:b/>
          <w:bCs/>
        </w:rPr>
        <w:t>청년일자리 창출: 야시장 활성화로 인해 요식업을 희망하는 청년들에게 일자리를 제공해주고 시설지원 등을 제공할 경우 약령시장으로 인한 지역경제 활성화와 더불어 국가경제에도 도움이 될 것입니다. 예를 들어 전주 야시장의 경우 2019년에 총 100여 명의 청년일자리를 창출하였으며,남남</w:t>
      </w:r>
      <w:r w:rsidRPr="003A5E35">
        <w:rPr>
          <w:rFonts w:hint="eastAsia"/>
        </w:rPr>
        <w:t> </w:t>
      </w:r>
      <w:r w:rsidRPr="003A5E35">
        <w:rPr>
          <w:rFonts w:hint="eastAsia"/>
          <w:b/>
          <w:bCs/>
        </w:rPr>
        <w:t>부시장의 실제 분기당 매출은 청년몰과 야시장 개장 이전에는 95억원 정도였으나 2∼3년 후에는 130억원가량으로 껑충 뛰었다.</w:t>
      </w:r>
      <w:r w:rsidRPr="003A5E35">
        <w:rPr>
          <w:rFonts w:hint="eastAsia"/>
        </w:rPr>
        <w:t> </w:t>
      </w:r>
      <w:r w:rsidRPr="003A5E35">
        <w:rPr>
          <w:rFonts w:hint="eastAsia"/>
          <w:b/>
          <w:bCs/>
        </w:rPr>
        <w:t>관련뉴스</w:t>
      </w:r>
    </w:p>
    <w:p w14:paraId="54C939D0" w14:textId="77777777" w:rsidR="003A5E35" w:rsidRPr="003A5E35" w:rsidRDefault="003A5E35" w:rsidP="003A5E35">
      <w:pPr>
        <w:rPr>
          <w:rFonts w:hint="eastAsia"/>
        </w:rPr>
      </w:pPr>
      <w:r w:rsidRPr="003A5E35">
        <w:rPr>
          <w:rFonts w:hint="eastAsia"/>
          <w:b/>
          <w:bCs/>
        </w:rPr>
        <w:t>7. 테마파크 처럼만들어서 한옥식 숙박호텔도 만들고 한옥마을 스타일로 꾸며서 젊은 사람들 유입 유도</w:t>
      </w:r>
    </w:p>
    <w:p w14:paraId="46BBC8F0" w14:textId="77777777" w:rsidR="003A5E35" w:rsidRPr="003A5E35" w:rsidRDefault="003A5E35" w:rsidP="003A5E35">
      <w:pPr>
        <w:rPr>
          <w:rFonts w:hint="eastAsia"/>
        </w:rPr>
      </w:pPr>
      <w:r w:rsidRPr="003A5E35">
        <w:rPr>
          <w:rFonts w:hint="eastAsia"/>
          <w:b/>
          <w:bCs/>
        </w:rPr>
        <w:t>예산:야간 시장 개설: 가로등 설치, 치안 강화, 등의 인프라 개선이 필요합니다. 가로등의 경우 3천만원에서~1억</w:t>
      </w:r>
      <w:r w:rsidRPr="003A5E35">
        <w:rPr>
          <w:rFonts w:hint="eastAsia"/>
        </w:rPr>
        <w:t> </w:t>
      </w:r>
      <w:r w:rsidRPr="003A5E35">
        <w:rPr>
          <w:rFonts w:hint="eastAsia"/>
          <w:b/>
          <w:bCs/>
        </w:rPr>
        <w:t>관련문서</w:t>
      </w:r>
      <w:r w:rsidRPr="003A5E35">
        <w:rPr>
          <w:rFonts w:hint="eastAsia"/>
        </w:rPr>
        <w:t> </w:t>
      </w:r>
      <w:r w:rsidRPr="003A5E35">
        <w:rPr>
          <w:rFonts w:hint="eastAsia"/>
          <w:b/>
          <w:bCs/>
        </w:rPr>
        <w:t>,</w:t>
      </w:r>
    </w:p>
    <w:p w14:paraId="2D187A01" w14:textId="77777777" w:rsidR="003A5E35" w:rsidRPr="003A5E35" w:rsidRDefault="003A5E35" w:rsidP="003A5E35">
      <w:pPr>
        <w:rPr>
          <w:rFonts w:hint="eastAsia"/>
        </w:rPr>
      </w:pPr>
      <w:r w:rsidRPr="003A5E35">
        <w:rPr>
          <w:rFonts w:hint="eastAsia"/>
          <w:b/>
          <w:bCs/>
        </w:rPr>
        <w:t>예를 들어 서울시의 경우 2022년에 소상공인 육성을 위한 서울밤 도깨비비 야시장 운영에 15억정도의 예산을 편성하였습니다 제기 야시장도 비슷한 규모의 예산이 필요할 것으로 추정됩니다.</w:t>
      </w:r>
      <w:r w:rsidRPr="003A5E35">
        <w:rPr>
          <w:rFonts w:hint="eastAsia"/>
        </w:rPr>
        <w:t> </w:t>
      </w:r>
      <w:r w:rsidRPr="003A5E35">
        <w:rPr>
          <w:rFonts w:hint="eastAsia"/>
          <w:b/>
          <w:bCs/>
        </w:rPr>
        <w:t>관련예산</w:t>
      </w:r>
    </w:p>
    <w:p w14:paraId="1F0D3189" w14:textId="77777777" w:rsidR="003A5E35" w:rsidRPr="003A5E35" w:rsidRDefault="003A5E35" w:rsidP="003A5E35">
      <w:pPr>
        <w:rPr>
          <w:rFonts w:hint="eastAsia"/>
        </w:rPr>
      </w:pPr>
      <w:r w:rsidRPr="003A5E35">
        <w:rPr>
          <w:rFonts w:hint="eastAsia"/>
        </w:rPr>
        <w:t>2019년도 01~02 강북구청 겨울방학 아르바이트 </w:t>
      </w:r>
      <w:r w:rsidRPr="003A5E35">
        <w:rPr>
          <w:rFonts w:hint="eastAsia"/>
          <w:b/>
          <w:bCs/>
        </w:rPr>
        <w:t>강북문화재단 근무</w:t>
      </w:r>
    </w:p>
    <w:p w14:paraId="58321EF3" w14:textId="77777777" w:rsidR="003A5E35" w:rsidRPr="003A5E35" w:rsidRDefault="003A5E35" w:rsidP="003A5E35">
      <w:pPr>
        <w:rPr>
          <w:rFonts w:hint="eastAsia"/>
        </w:rPr>
      </w:pPr>
      <w:r w:rsidRPr="003A5E35">
        <w:rPr>
          <w:rFonts w:hint="eastAsia"/>
        </w:rPr>
        <w:t>: 저는 강북구청 겨울방학 아르바이트로 강북문화재단에서 근무하였습니다. 강북문화재단은 강북구내 문화예술 활동하는 단체나 시민단체에 예산을 지원하는 일을 하는 곳입니다. 저는 시의회 회의록을 듣고 문서를 작성하는 일을 하였습니다. 이를 통해 강북구의 정책과 문화에 대해 많이 알게 되었습니다.</w:t>
      </w:r>
    </w:p>
    <w:p w14:paraId="15DA2360" w14:textId="77777777" w:rsidR="003A5E35" w:rsidRPr="003A5E35" w:rsidRDefault="003A5E35" w:rsidP="003A5E35">
      <w:pPr>
        <w:rPr>
          <w:rFonts w:hint="eastAsia"/>
        </w:rPr>
      </w:pPr>
      <w:r w:rsidRPr="003A5E35">
        <w:rPr>
          <w:rFonts w:hint="eastAsia"/>
        </w:rPr>
        <w:t xml:space="preserve">제가 하던 일은 용역비 지급이 맞는지 확인하는 업무였습니다. 활동내역, 지급대상, 금액 </w:t>
      </w:r>
      <w:r w:rsidRPr="003A5E35">
        <w:rPr>
          <w:rFonts w:hint="eastAsia"/>
        </w:rPr>
        <w:lastRenderedPageBreak/>
        <w:t>산출내역, 지출결의서 등을 확인하여 내부 시스템에 기입하는 업무를 했습니다. 이 업무는 정확하고 세심하게 해야 하는 일이었습니다. 처음에는 어려웠지만 점차 익숙해지면서 빠르고 정확하게 처리할 수 있었습니다. 이 아르바이트를 통해 저는 다음과 같은 것들을 느끼고 배웠습니다.</w:t>
      </w:r>
    </w:p>
    <w:p w14:paraId="6C8BDE35" w14:textId="77777777" w:rsidR="003A5E35" w:rsidRPr="003A5E35" w:rsidRDefault="003A5E35" w:rsidP="003A5E35">
      <w:pPr>
        <w:rPr>
          <w:rFonts w:hint="eastAsia"/>
        </w:rPr>
      </w:pPr>
      <w:r w:rsidRPr="003A5E35">
        <w:rPr>
          <w:rFonts w:hint="eastAsia"/>
          <w:b/>
          <w:bCs/>
        </w:rPr>
        <w:t>-&gt; 문화단체들이 자금이 없는데, 문화단체들이 활동한 비용들을 내부시스템에 기입하는 역할</w:t>
      </w:r>
    </w:p>
    <w:p w14:paraId="4CD88A45" w14:textId="77777777" w:rsidR="003A5E35" w:rsidRPr="003A5E35" w:rsidRDefault="003A5E35" w:rsidP="003A5E35">
      <w:pPr>
        <w:rPr>
          <w:rFonts w:hint="eastAsia"/>
        </w:rPr>
      </w:pPr>
      <w:r w:rsidRPr="003A5E35">
        <w:rPr>
          <w:rFonts w:hint="eastAsia"/>
          <w:b/>
          <w:bCs/>
        </w:rPr>
        <w:t>-&gt; 업무의 정확성, 실수할 뻔 했던 경험</w:t>
      </w:r>
    </w:p>
    <w:p w14:paraId="2A3D4C04" w14:textId="77777777" w:rsidR="003A5E35" w:rsidRPr="003A5E35" w:rsidRDefault="003A5E35" w:rsidP="003A5E35">
      <w:pPr>
        <w:rPr>
          <w:rFonts w:hint="eastAsia"/>
        </w:rPr>
      </w:pPr>
      <w:r w:rsidRPr="003A5E35">
        <w:rPr>
          <w:rFonts w:hint="eastAsia"/>
          <w:b/>
          <w:bCs/>
        </w:rPr>
        <w:t>-&gt; 누군가를 지원하는 일을 해볼 때 마음가짐</w:t>
      </w:r>
    </w:p>
    <w:p w14:paraId="0C99EBDB" w14:textId="77777777" w:rsidR="003A5E35" w:rsidRPr="003A5E35" w:rsidRDefault="003A5E35" w:rsidP="003A5E35">
      <w:pPr>
        <w:numPr>
          <w:ilvl w:val="0"/>
          <w:numId w:val="2"/>
        </w:numPr>
        <w:rPr>
          <w:rFonts w:hint="eastAsia"/>
        </w:rPr>
      </w:pPr>
      <w:r w:rsidRPr="003A5E35">
        <w:rPr>
          <w:rFonts w:hint="eastAsia"/>
        </w:rPr>
        <w:t>문화예술 분야에 대한 관심과 이해가 높아졌습니다. 강북구에서 다양한 문화예술 활동이 이루어지고 있음을 알게 되었고, 그 중 몇몇 프로그램에 참여하기도 했습니다. 문화예술은 사람들의 삶에 풍요와 즐거움을 주는 중요한 요소라고 생각합니다.</w:t>
      </w:r>
    </w:p>
    <w:p w14:paraId="07F9DF18" w14:textId="77777777" w:rsidR="003A5E35" w:rsidRPr="003A5E35" w:rsidRDefault="003A5E35" w:rsidP="003A5E35">
      <w:pPr>
        <w:numPr>
          <w:ilvl w:val="0"/>
          <w:numId w:val="2"/>
        </w:numPr>
        <w:rPr>
          <w:rFonts w:hint="eastAsia"/>
        </w:rPr>
      </w:pPr>
      <w:r w:rsidRPr="003A5E35">
        <w:rPr>
          <w:rFonts w:hint="eastAsia"/>
        </w:rPr>
        <w:t>공공기관에서 일하는 방식과 분위기를 체험할 수 있었습니다. 강북문화재단은 강북구청과 밀접하게 협력하며 일하고 있습니다. 저는 문화재단의 직원들과 소통하면서 공공기관의 업무 프로세스와 규정, 문화 등을 배울 수 있었습니다. 또한, 시의회 회의록을 듣고 작성하면서 정치와 행정에 대한 관심도 증가했습니다.</w:t>
      </w:r>
    </w:p>
    <w:p w14:paraId="17F0477B" w14:textId="77777777" w:rsidR="003A5E35" w:rsidRPr="003A5E35" w:rsidRDefault="003A5E35" w:rsidP="003A5E35">
      <w:pPr>
        <w:rPr>
          <w:rFonts w:hint="eastAsia"/>
        </w:rPr>
      </w:pPr>
      <w:r w:rsidRPr="003A5E35">
        <w:rPr>
          <w:rFonts w:hint="eastAsia"/>
          <w:b/>
          <w:bCs/>
        </w:rPr>
        <w:t>- 업무능력과 자기관리능력이 향상되었습니다. 용역비 지급 확인 업무는 많은 양의 자료를 다루어야 하므로 집중력과 정확성이 필요합니다. 저는 시간관리와 체크리스트를 활용하여 업무를 체계적으로 수행할 수 있도록 노력했습니다. 또한, 오류가 발생하지 않도록 주의깊게 검토하고 수정하는 습관을 들였습니다</w:t>
      </w:r>
    </w:p>
    <w:p w14:paraId="77F2F027" w14:textId="77777777" w:rsidR="003A5E35" w:rsidRPr="003A5E35" w:rsidRDefault="003A5E35" w:rsidP="003A5E35">
      <w:pPr>
        <w:rPr>
          <w:rFonts w:hint="eastAsia"/>
        </w:rPr>
      </w:pPr>
      <w:r w:rsidRPr="003A5E35">
        <w:rPr>
          <w:rFonts w:hint="eastAsia"/>
        </w:rPr>
        <w:t>실수했던 경험 살펴보기,업무에 대해 정확성을 느껴본 일,누군가를 지원해본일에 대해 물어봤을경우 쓸수 있는 경험</w:t>
      </w:r>
    </w:p>
    <w:p w14:paraId="3DF40A65" w14:textId="77777777" w:rsidR="003A5E35" w:rsidRPr="003A5E35" w:rsidRDefault="003A5E35" w:rsidP="003A5E35">
      <w:pPr>
        <w:rPr>
          <w:rFonts w:hint="eastAsia"/>
        </w:rPr>
      </w:pPr>
      <w:r w:rsidRPr="003A5E35">
        <w:rPr>
          <w:rFonts w:hint="eastAsia"/>
        </w:rPr>
        <w:t>2020 09~2020 12 해맞이도서관에서 잠시 일함</w:t>
      </w:r>
    </w:p>
    <w:p w14:paraId="563F92D7" w14:textId="77777777" w:rsidR="003A5E35" w:rsidRPr="003A5E35" w:rsidRDefault="003A5E35" w:rsidP="003A5E35">
      <w:pPr>
        <w:rPr>
          <w:rFonts w:hint="eastAsia"/>
        </w:rPr>
      </w:pPr>
      <w:r w:rsidRPr="003A5E35">
        <w:rPr>
          <w:rFonts w:hint="eastAsia"/>
        </w:rPr>
        <w:t>1.공무원시험도 2021년에 있다보니까 집 근처 도서관에서도 공부도 할겸 도서관에서 잠시 일했습니다. 같이 일한 사람은 여자분2명 남자 2명이었습니다. 업무는 도서 대출 반납 업무 및 반납된 책을 책장에 넣는 업무를 했습니다. 한창 코로나가 진행중이라 소독업무도 같이 진행했습니다. 공익도 같이 일했는데 거기 </w:t>
      </w:r>
      <w:r w:rsidRPr="003A5E35">
        <w:rPr>
          <w:rFonts w:hint="eastAsia"/>
          <w:b/>
          <w:bCs/>
        </w:rPr>
        <w:t>여자 직원</w:t>
      </w:r>
      <w:r w:rsidRPr="003A5E35">
        <w:rPr>
          <w:rFonts w:hint="eastAsia"/>
        </w:rPr>
        <w:t> 분이 좀 괴팍하고 오지랖이 심한 사람이라 공익이 제보를 하고 다른 도서관으로 전출되었습니다.</w:t>
      </w:r>
    </w:p>
    <w:p w14:paraId="5FF12D40" w14:textId="77777777" w:rsidR="003A5E35" w:rsidRPr="003A5E35" w:rsidRDefault="003A5E35" w:rsidP="003A5E35">
      <w:pPr>
        <w:rPr>
          <w:rFonts w:hint="eastAsia"/>
        </w:rPr>
      </w:pPr>
      <w:r w:rsidRPr="003A5E35">
        <w:rPr>
          <w:rFonts w:hint="eastAsia"/>
        </w:rPr>
        <w:t>-&gt; 양천구내 해맞이도서관</w:t>
      </w:r>
    </w:p>
    <w:p w14:paraId="4261E6B6" w14:textId="77777777" w:rsidR="003A5E35" w:rsidRPr="003A5E35" w:rsidRDefault="003A5E35" w:rsidP="003A5E35">
      <w:pPr>
        <w:rPr>
          <w:rFonts w:hint="eastAsia"/>
        </w:rPr>
      </w:pPr>
      <w:r w:rsidRPr="003A5E35">
        <w:rPr>
          <w:rFonts w:hint="eastAsia"/>
        </w:rPr>
        <w:t>그 여자 직원분은 내로남불이 좀 심했던 것 같습니다. 책을 정리하는데 잠시 핸드폰으로 시간을 보았다고 엄청 뭐라고 지적을 했던 기억이 있습니다. 본인은 실수가 있으면 언급</w:t>
      </w:r>
      <w:r w:rsidRPr="003A5E35">
        <w:rPr>
          <w:rFonts w:hint="eastAsia"/>
        </w:rPr>
        <w:lastRenderedPageBreak/>
        <w:t>도 안하고 그냥 넘어가는 스타일이었고 저는 그냥 좋게 좋게 비위 맞추며 넘어갔습니다. 도서관 직원들은 여초사무실이었고 남자직원분이 휴무거나 없을 경우 뒷담화를 엄청 했습니다. 저는 모른척했고 저보고 혹시나 들은게 있으면 잊어버리라고 해서 “알겠습니다“하고 마지막 근무날에 남자직원분에 모든걸 말하고 근무를 끝냈습니다.</w:t>
      </w:r>
    </w:p>
    <w:p w14:paraId="40DCB4A0" w14:textId="77777777" w:rsidR="003A5E35" w:rsidRPr="003A5E35" w:rsidRDefault="003A5E35" w:rsidP="003A5E35">
      <w:pPr>
        <w:rPr>
          <w:rFonts w:hint="eastAsia"/>
        </w:rPr>
      </w:pPr>
      <w:r w:rsidRPr="003A5E35">
        <w:rPr>
          <w:rFonts w:hint="eastAsia"/>
        </w:rPr>
        <w:t>-&gt;</w:t>
      </w:r>
    </w:p>
    <w:p w14:paraId="6E0A362A" w14:textId="77777777" w:rsidR="003A5E35" w:rsidRPr="003A5E35" w:rsidRDefault="003A5E35" w:rsidP="003A5E35">
      <w:pPr>
        <w:rPr>
          <w:rFonts w:hint="eastAsia"/>
        </w:rPr>
      </w:pPr>
      <w:r w:rsidRPr="003A5E35">
        <w:rPr>
          <w:rFonts w:hint="eastAsia"/>
        </w:rPr>
        <w:t>2.저는 2021년에 공무원 시험을 준비하면서 집 근처 도서관에서 일을 하였습니다. 저는 도서관에서 책을 대출하고 반납하고 정리하는 업무를 담당했으며, 코로나19로 인해 소독 업무도 함께 수행했습니다. 저는 이러한 업무를 통해 도서관의 운영 방식과 서비스를 배우고, 고객들과의 의사소통 능력과 협업 능력을 키웠습니다.</w:t>
      </w:r>
    </w:p>
    <w:p w14:paraId="18CCD382" w14:textId="77777777" w:rsidR="003A5E35" w:rsidRPr="003A5E35" w:rsidRDefault="003A5E35" w:rsidP="003A5E35">
      <w:pPr>
        <w:rPr>
          <w:rFonts w:hint="eastAsia"/>
        </w:rPr>
      </w:pPr>
      <w:r w:rsidRPr="003A5E35">
        <w:rPr>
          <w:rFonts w:hint="eastAsia"/>
        </w:rPr>
        <w:t>하지만 저의 근무 기간 동안 일부 직원들과의 갈등이 있었습니다. 저와 같이 일한 여자 직원 중 한 분은 매우 괴팍하고 오지랖이 심한 성격이셨습니다. 그 분은 저에게 항상 잔소리를 하시고, 제가 잠시 핸드폰으로 시간을 확인하는 것도 비난하셨습니다. 그 분은 본인의 실수는 인정하지 않으시고 다른 사람들에게만 비판적이셨습니다. 저는 그 분과의 갈등을 피하기 위해 최대한 친절하게 대응하려고 노력했습니다.</w:t>
      </w:r>
    </w:p>
    <w:p w14:paraId="04DAEB96" w14:textId="77777777" w:rsidR="003A5E35" w:rsidRPr="003A5E35" w:rsidRDefault="003A5E35" w:rsidP="003A5E35">
      <w:pPr>
        <w:rPr>
          <w:rFonts w:hint="eastAsia"/>
        </w:rPr>
      </w:pPr>
      <w:r w:rsidRPr="003A5E35">
        <w:rPr>
          <w:rFonts w:hint="eastAsia"/>
        </w:rPr>
        <w:t>그리고 도서관에서 일하는 남자 직원 중 한 분은 공익으로 근무하시던 분이셨습니다. 그 분은 여자 직원분의 행동에 대해 불만을 가지고 있었으나, 말씀드리지 못하셨습니다. 그래서 결국 제보를 하시고 다른 도서관으로 전출되셨습니다. 저는 그 분과 함께 일할 때 많은 것을 배우고 좋은 관계를 유지했습니다.</w:t>
      </w:r>
    </w:p>
    <w:p w14:paraId="5D8C864C" w14:textId="77777777" w:rsidR="003A5E35" w:rsidRPr="003A5E35" w:rsidRDefault="003A5E35" w:rsidP="003A5E35">
      <w:pPr>
        <w:rPr>
          <w:rFonts w:hint="eastAsia"/>
        </w:rPr>
      </w:pPr>
      <w:r w:rsidRPr="003A5E35">
        <w:rPr>
          <w:rFonts w:hint="eastAsia"/>
        </w:rPr>
        <w:t>마지막으로 도서관에서 일하는 여자 직원들은 대부분 여초 사무실이었습니다. 남자 직원분이 휴무거나 없을 때에는 뒷담화를 많이 하셨습니다. 저는 그런 상황에서도 중립적인 입장을 유지하려고 했으며, 듣게 되었다면 잊어버리겠다고 약속했습니다. 마지막 근무 날에는 남자 직원분에게 모든 사실을 전달하고 정중하게 인사를 드렸습니다.</w:t>
      </w:r>
    </w:p>
    <w:p w14:paraId="73090346" w14:textId="77777777" w:rsidR="003A5E35" w:rsidRPr="003A5E35" w:rsidRDefault="003A5E35" w:rsidP="003A5E35">
      <w:pPr>
        <w:rPr>
          <w:rFonts w:hint="eastAsia"/>
        </w:rPr>
      </w:pPr>
      <w:r w:rsidRPr="003A5E35">
        <w:rPr>
          <w:rFonts w:hint="eastAsia"/>
          <w:b/>
          <w:bCs/>
        </w:rPr>
        <w:t>[비효율을 개선했던 경험 / 문제해결 경험,</w:t>
      </w:r>
      <w:r w:rsidRPr="003A5E35">
        <w:rPr>
          <w:rFonts w:hint="eastAsia"/>
        </w:rPr>
        <w:t> </w:t>
      </w:r>
      <w:r w:rsidRPr="003A5E35">
        <w:rPr>
          <w:rFonts w:hint="eastAsia"/>
          <w:b/>
          <w:bCs/>
        </w:rPr>
        <w:t>누군가를 설득할 경험</w:t>
      </w:r>
      <w:r w:rsidRPr="003A5E35">
        <w:rPr>
          <w:rFonts w:hint="eastAsia"/>
        </w:rPr>
        <w:t> </w:t>
      </w:r>
      <w:r w:rsidRPr="003A5E35">
        <w:rPr>
          <w:rFonts w:hint="eastAsia"/>
          <w:b/>
          <w:bCs/>
        </w:rPr>
        <w:t>]</w:t>
      </w:r>
    </w:p>
    <w:p w14:paraId="3BCF8353" w14:textId="77777777" w:rsidR="003A5E35" w:rsidRPr="003A5E35" w:rsidRDefault="003A5E35" w:rsidP="003A5E35">
      <w:pPr>
        <w:rPr>
          <w:rFonts w:hint="eastAsia"/>
        </w:rPr>
      </w:pPr>
      <w:r w:rsidRPr="003A5E35">
        <w:rPr>
          <w:rFonts w:hint="eastAsia"/>
          <w:b/>
          <w:bCs/>
        </w:rPr>
        <w:t>근데 사람들이 많이 찾는 방식은 키워드 순으로 많이 찾음 / 인기순</w:t>
      </w:r>
    </w:p>
    <w:p w14:paraId="22EDDA66" w14:textId="77777777" w:rsidR="003A5E35" w:rsidRPr="003A5E35" w:rsidRDefault="003A5E35" w:rsidP="003A5E35">
      <w:pPr>
        <w:rPr>
          <w:rFonts w:hint="eastAsia"/>
        </w:rPr>
      </w:pPr>
      <w:r w:rsidRPr="003A5E35">
        <w:rPr>
          <w:rFonts w:hint="eastAsia"/>
          <w:b/>
          <w:bCs/>
        </w:rPr>
        <w:t>-&gt; 장르별로 진열되어 있다 보니깐 도서가 어디 있냐고 물어보는 사람들이 너무 많아</w:t>
      </w:r>
    </w:p>
    <w:p w14:paraId="19E04D54" w14:textId="77777777" w:rsidR="003A5E35" w:rsidRPr="003A5E35" w:rsidRDefault="003A5E35" w:rsidP="003A5E35">
      <w:pPr>
        <w:rPr>
          <w:rFonts w:hint="eastAsia"/>
        </w:rPr>
      </w:pPr>
      <w:r w:rsidRPr="003A5E35">
        <w:rPr>
          <w:rFonts w:hint="eastAsia"/>
          <w:b/>
          <w:bCs/>
        </w:rPr>
        <w:t>-&gt; 왜 이렇게 물어보지 하면서 문제인식</w:t>
      </w:r>
    </w:p>
    <w:p w14:paraId="4D0353ED" w14:textId="77777777" w:rsidR="003A5E35" w:rsidRPr="003A5E35" w:rsidRDefault="003A5E35" w:rsidP="003A5E35">
      <w:pPr>
        <w:rPr>
          <w:rFonts w:hint="eastAsia"/>
        </w:rPr>
      </w:pPr>
      <w:r w:rsidRPr="003A5E35">
        <w:rPr>
          <w:rFonts w:hint="eastAsia"/>
          <w:b/>
          <w:bCs/>
        </w:rPr>
        <w:t>나는 정리의 필요성을 느끼고 있던 와중에</w:t>
      </w:r>
    </w:p>
    <w:p w14:paraId="13B77EB8" w14:textId="77777777" w:rsidR="003A5E35" w:rsidRPr="003A5E35" w:rsidRDefault="003A5E35" w:rsidP="003A5E35">
      <w:pPr>
        <w:rPr>
          <w:rFonts w:hint="eastAsia"/>
        </w:rPr>
      </w:pPr>
      <w:r w:rsidRPr="003A5E35">
        <w:rPr>
          <w:rFonts w:hint="eastAsia"/>
          <w:b/>
          <w:bCs/>
        </w:rPr>
        <w:t>코로나19 발생으로 인해 도서관 출입금지 상황이 한 달</w:t>
      </w:r>
    </w:p>
    <w:p w14:paraId="01852799" w14:textId="77777777" w:rsidR="003A5E35" w:rsidRPr="003A5E35" w:rsidRDefault="003A5E35" w:rsidP="003A5E35">
      <w:pPr>
        <w:rPr>
          <w:rFonts w:hint="eastAsia"/>
        </w:rPr>
      </w:pPr>
      <w:r w:rsidRPr="003A5E35">
        <w:rPr>
          <w:rFonts w:hint="eastAsia"/>
          <w:b/>
          <w:bCs/>
        </w:rPr>
        <w:t>그래서 이 때 키워드 순으로 다시 정리해보자는 의견을 냄</w:t>
      </w:r>
    </w:p>
    <w:p w14:paraId="6C4CC862" w14:textId="77777777" w:rsidR="003A5E35" w:rsidRPr="003A5E35" w:rsidRDefault="003A5E35" w:rsidP="003A5E35">
      <w:pPr>
        <w:rPr>
          <w:rFonts w:hint="eastAsia"/>
        </w:rPr>
      </w:pPr>
      <w:r w:rsidRPr="003A5E35">
        <w:rPr>
          <w:rFonts w:hint="eastAsia"/>
          <w:b/>
          <w:bCs/>
        </w:rPr>
        <w:t>주변사람이 귀찮은데 뭐하러 하냐 반대하거나 하지말자는 의견도 있음</w:t>
      </w:r>
    </w:p>
    <w:p w14:paraId="58B05375" w14:textId="77777777" w:rsidR="003A5E35" w:rsidRPr="003A5E35" w:rsidRDefault="003A5E35" w:rsidP="003A5E35">
      <w:pPr>
        <w:rPr>
          <w:rFonts w:hint="eastAsia"/>
        </w:rPr>
      </w:pPr>
      <w:r w:rsidRPr="003A5E35">
        <w:rPr>
          <w:rFonts w:hint="eastAsia"/>
          <w:b/>
          <w:bCs/>
        </w:rPr>
        <w:lastRenderedPageBreak/>
        <w:t>그러나, 이것 때문에 사람들이 많이 불편해 했고, 사람들이 자꾸 도서가 어디 있는지 물어보는 사람들이 많아서 우리도 귀찮아, 원래 정리 방식: 장르별로 도서가 진열되어 있음</w:t>
      </w:r>
      <w:r w:rsidRPr="003A5E35">
        <w:rPr>
          <w:rFonts w:hint="eastAsia"/>
        </w:rPr>
        <w:t> </w:t>
      </w:r>
      <w:r w:rsidRPr="003A5E35">
        <w:rPr>
          <w:rFonts w:hint="eastAsia"/>
          <w:b/>
          <w:bCs/>
        </w:rPr>
        <w:t>지금은 귀찮고 일을 더 만들수 있지만 나중에 더 편하고 효율적으로 할 수 있으며 오히려 일이 줄어 들 수 있다. 시행하기전 후 물어보는 사람들의 수치는전에는 물어보는 사람이 하루에 많으면 50명에서 25명으로 줄어듬</w:t>
      </w:r>
    </w:p>
    <w:p w14:paraId="7F7E9E9E" w14:textId="77777777" w:rsidR="003A5E35" w:rsidRPr="003A5E35" w:rsidRDefault="003A5E35" w:rsidP="003A5E35">
      <w:pPr>
        <w:rPr>
          <w:rFonts w:hint="eastAsia"/>
        </w:rPr>
      </w:pPr>
      <w:r w:rsidRPr="003A5E35">
        <w:rPr>
          <w:rFonts w:hint="eastAsia"/>
          <w:b/>
          <w:bCs/>
        </w:rPr>
        <w:t>이때 한가할 때 정리해보자 -&gt; 설득이 됨</w:t>
      </w:r>
    </w:p>
    <w:p w14:paraId="379821EA" w14:textId="77777777" w:rsidR="003A5E35" w:rsidRPr="003A5E35" w:rsidRDefault="003A5E35" w:rsidP="003A5E35">
      <w:pPr>
        <w:rPr>
          <w:rFonts w:hint="eastAsia"/>
        </w:rPr>
      </w:pPr>
      <w:r w:rsidRPr="003A5E35">
        <w:rPr>
          <w:rFonts w:hint="eastAsia"/>
          <w:b/>
          <w:bCs/>
        </w:rPr>
        <w:t>비효율을 개선한 경험</w:t>
      </w:r>
    </w:p>
    <w:p w14:paraId="6259D410" w14:textId="77777777" w:rsidR="003A5E35" w:rsidRPr="003A5E35" w:rsidRDefault="003A5E35" w:rsidP="003A5E35">
      <w:pPr>
        <w:rPr>
          <w:rFonts w:hint="eastAsia"/>
        </w:rPr>
      </w:pPr>
      <w:r w:rsidRPr="003A5E35">
        <w:rPr>
          <w:rFonts w:hint="eastAsia"/>
        </w:rPr>
        <w:t>저는 이러한 경험을 바탕으로 자기소개서에 쓸 에피소드를 작성해보았습니다. 저는 도서관에서 일하는 것이 쉽지 않았지만, 그 과정에서 성장할 수 있었다고 생각합니다. 저는 공 다양한 사람들과 협력하고 소통할 수 있는 능력을 발휘할 수 있다고 자신합니다.</w:t>
      </w:r>
    </w:p>
    <w:p w14:paraId="2B2963A6" w14:textId="77777777" w:rsidR="003A5E35" w:rsidRPr="003A5E35" w:rsidRDefault="003A5E35" w:rsidP="003A5E35">
      <w:pPr>
        <w:rPr>
          <w:rFonts w:hint="eastAsia"/>
        </w:rPr>
      </w:pPr>
      <w:r w:rsidRPr="003A5E35">
        <w:rPr>
          <w:rFonts w:hint="eastAsia"/>
        </w:rPr>
        <w:t>저는 서울시 해맞이 도서관에서 아르바이트를 했습니다. 도서관 업무에는 도서관 책 대출 및 반납, 책정리, 코로나로 인한 소독, 열람실 감독 등이 있었습니다. 저는 이 중에서 책정리 업무를 담당했는데요. 처음에는 책을 장르별로 분류하고 철자순으로 정렬하는 것이 전부라고 생각했습니다. 하지만 일주일 정도 지나니 저는 이 방식이 비효율적이라고 느꼈습니다. 왜냐하면 도서관 이용자들은 장르별로 책을 찾기보다는 키워드별로 검색하거나 추천도서를 보고 선택하기 때문에 장르별 정렬은 큰 의미가 없었기 때문입니다. 또한 철자순으로 정렬하는 것도 시간과 노력이 많이 들었고, 책의 제목만으로 내용을 파악하기 어려웠습니다. 그래서 저는 새로운 시각으로 습관적이고 일상화된 비효율을 발견하고 개선했습니다. 제가 제안한 방식은 다음과 같습니다.</w:t>
      </w:r>
    </w:p>
    <w:p w14:paraId="6DE0981D" w14:textId="77777777" w:rsidR="003A5E35" w:rsidRPr="003A5E35" w:rsidRDefault="003A5E35" w:rsidP="003A5E35">
      <w:pPr>
        <w:numPr>
          <w:ilvl w:val="0"/>
          <w:numId w:val="3"/>
        </w:numPr>
        <w:rPr>
          <w:rFonts w:hint="eastAsia"/>
        </w:rPr>
      </w:pPr>
      <w:r w:rsidRPr="003A5E35">
        <w:rPr>
          <w:rFonts w:hint="eastAsia"/>
        </w:rPr>
        <w:t>장르별 분류 대신 주제별 분류를 하여 도서관 이용자들의 관심사와 맞추기</w:t>
      </w:r>
    </w:p>
    <w:p w14:paraId="5C38954F" w14:textId="77777777" w:rsidR="003A5E35" w:rsidRPr="003A5E35" w:rsidRDefault="003A5E35" w:rsidP="003A5E35">
      <w:pPr>
        <w:numPr>
          <w:ilvl w:val="0"/>
          <w:numId w:val="3"/>
        </w:numPr>
        <w:rPr>
          <w:rFonts w:hint="eastAsia"/>
        </w:rPr>
      </w:pPr>
      <w:r w:rsidRPr="003A5E35">
        <w:rPr>
          <w:rFonts w:hint="eastAsia"/>
        </w:rPr>
        <w:t>철자순 정렬 대신 인기순 정렬을 하여 도서관 이용자들의 선호도를 반영하기</w:t>
      </w:r>
    </w:p>
    <w:p w14:paraId="01C4CC72" w14:textId="77777777" w:rsidR="003A5E35" w:rsidRPr="003A5E35" w:rsidRDefault="003A5E35" w:rsidP="003A5E35">
      <w:pPr>
        <w:numPr>
          <w:ilvl w:val="0"/>
          <w:numId w:val="3"/>
        </w:numPr>
        <w:rPr>
          <w:rFonts w:hint="eastAsia"/>
        </w:rPr>
      </w:pPr>
      <w:r w:rsidRPr="003A5E35">
        <w:rPr>
          <w:rFonts w:hint="eastAsia"/>
        </w:rPr>
        <w:t>책의 제목과 저자 외에도 간단한 소개글을 붙여주어 도서관 이용자들이 내용을 미리 파악할 수 있게 하기</w:t>
      </w:r>
    </w:p>
    <w:p w14:paraId="75E3F599" w14:textId="77777777" w:rsidR="003A5E35" w:rsidRPr="003A5E35" w:rsidRDefault="003A5E35" w:rsidP="003A5E35">
      <w:pPr>
        <w:rPr>
          <w:rFonts w:hint="eastAsia"/>
        </w:rPr>
      </w:pPr>
      <w:r w:rsidRPr="003A5E35">
        <w:rPr>
          <w:rFonts w:hint="eastAsia"/>
        </w:rPr>
        <w:t>제가 제안한 방식은 동료들과 상사의 호응을 얻었고, 실제로 시행해보니 도서관 이용자들의 만족도와 대출율이 높아졌습니다. 저는 이 경험을 통해 습관적인 방식에 안주하지 않고 항상 새로운 시각으로 문제를 발견하고 개선할 수 있는 능력을 키웠다고 생각합니다.</w:t>
      </w:r>
    </w:p>
    <w:p w14:paraId="4551D3AA" w14:textId="77777777" w:rsidR="003A5E35" w:rsidRPr="003A5E35" w:rsidRDefault="003A5E35" w:rsidP="003A5E35">
      <w:pPr>
        <w:rPr>
          <w:rFonts w:hint="eastAsia"/>
        </w:rPr>
      </w:pPr>
      <w:r w:rsidRPr="003A5E35">
        <w:rPr>
          <w:rFonts w:hint="eastAsia"/>
        </w:rPr>
        <w:t>202107~202112 서울시청 시민건강국 코로나19지원팀 근무하던 시절</w:t>
      </w:r>
    </w:p>
    <w:p w14:paraId="6F31EC82" w14:textId="77777777" w:rsidR="003A5E35" w:rsidRPr="003A5E35" w:rsidRDefault="003A5E35" w:rsidP="003A5E35">
      <w:pPr>
        <w:rPr>
          <w:rFonts w:hint="eastAsia"/>
        </w:rPr>
      </w:pPr>
      <w:r w:rsidRPr="003A5E35">
        <w:rPr>
          <w:rFonts w:hint="eastAsia"/>
        </w:rPr>
        <w:t>[여러 채널을 통해 예산 낭비를 막는다]</w:t>
      </w:r>
    </w:p>
    <w:p w14:paraId="694B2991" w14:textId="77777777" w:rsidR="003A5E35" w:rsidRPr="003A5E35" w:rsidRDefault="003A5E35" w:rsidP="003A5E35">
      <w:pPr>
        <w:rPr>
          <w:rFonts w:hint="eastAsia"/>
        </w:rPr>
      </w:pPr>
      <w:r w:rsidRPr="003A5E35">
        <w:rPr>
          <w:rFonts w:hint="eastAsia"/>
        </w:rPr>
        <w:t xml:space="preserve">1.서울시청에서 코로나로 인한 파견 의료인력의 급여 산정 및 데이터 관리 업무를 담당했습니다. 중수본에서는 장기화한 코로나 상황에서 예산 절감을 위해 급여 산정기준을 </w:t>
      </w:r>
      <w:r w:rsidRPr="003A5E35">
        <w:rPr>
          <w:rFonts w:hint="eastAsia"/>
        </w:rPr>
        <w:lastRenderedPageBreak/>
        <w:t>기준 강화했습니다. 제가 담당하던 의료진은 1000명 정도였습니다. 문제 상황은 의료진 한 명이 고시원 영수증을 첨부한 증빙한 사례였습니다. 고시원 영수증에 한 달 숙박비를 10만 원으로 계약한다는 내용이었습니다. 터무니없는 가격에 의문이 들었습니다. 이에 저는 부동산 앱 검색 및 공인중개사에게 전화 조사를 했습니다. 이를 통해 의료진이 숙박하는 지역 주변의 평균 숙박비는 평균 40~50만 원인 걸 파악했습니다. 마지막으로 직접 임대업자에게 연락을 통해 숙박비 문의를 통해 임대업자와 세입자 간의 허위거래를 한 것을 알 수 있었습니다. 의료진에게 모든 상황을 설명하여 숙박비를 제공할 수 없다고 통보하여 최소 40% 예산 절감을 했습니다.</w:t>
      </w:r>
    </w:p>
    <w:p w14:paraId="038680B6" w14:textId="77777777" w:rsidR="003A5E35" w:rsidRPr="003A5E35" w:rsidRDefault="003A5E35" w:rsidP="003A5E35">
      <w:pPr>
        <w:rPr>
          <w:rFonts w:hint="eastAsia"/>
        </w:rPr>
      </w:pPr>
      <w:r w:rsidRPr="003A5E35">
        <w:rPr>
          <w:rFonts w:hint="eastAsia"/>
          <w:b/>
          <w:bCs/>
        </w:rPr>
        <w:t>[조직윤리 / 비효율,낭비를 해결한 경험 / 문제해결 ]</w:t>
      </w:r>
    </w:p>
    <w:p w14:paraId="5A048235" w14:textId="77777777" w:rsidR="003A5E35" w:rsidRPr="003A5E35" w:rsidRDefault="003A5E35" w:rsidP="003A5E35">
      <w:pPr>
        <w:rPr>
          <w:rFonts w:hint="eastAsia"/>
        </w:rPr>
      </w:pPr>
      <w:r w:rsidRPr="003A5E35">
        <w:rPr>
          <w:rFonts w:hint="eastAsia"/>
          <w:b/>
          <w:bCs/>
        </w:rPr>
        <w:t>-&gt; 공무원 시험준비하다가 시간이 남았음</w:t>
      </w:r>
    </w:p>
    <w:p w14:paraId="7A041F04" w14:textId="77777777" w:rsidR="003A5E35" w:rsidRPr="003A5E35" w:rsidRDefault="003A5E35" w:rsidP="003A5E35">
      <w:pPr>
        <w:rPr>
          <w:rFonts w:hint="eastAsia"/>
        </w:rPr>
      </w:pPr>
      <w:r w:rsidRPr="003A5E35">
        <w:rPr>
          <w:rFonts w:hint="eastAsia"/>
          <w:b/>
          <w:bCs/>
        </w:rPr>
        <w:t>-&gt; 병상대응팀-&gt; 파견 의료인력: 선별진료소, 생활치료센터</w:t>
      </w:r>
    </w:p>
    <w:p w14:paraId="0B26CEA6" w14:textId="77777777" w:rsidR="003A5E35" w:rsidRPr="003A5E35" w:rsidRDefault="003A5E35" w:rsidP="003A5E35">
      <w:pPr>
        <w:rPr>
          <w:rFonts w:hint="eastAsia"/>
        </w:rPr>
      </w:pPr>
      <w:r w:rsidRPr="003A5E35">
        <w:rPr>
          <w:rFonts w:hint="eastAsia"/>
          <w:b/>
          <w:bCs/>
        </w:rPr>
        <w:t>-&gt; 출근부 모아서 수당 및 급여산정 업무를 함</w:t>
      </w:r>
    </w:p>
    <w:p w14:paraId="6AD262E2" w14:textId="77777777" w:rsidR="003A5E35" w:rsidRPr="003A5E35" w:rsidRDefault="003A5E35" w:rsidP="003A5E35">
      <w:pPr>
        <w:rPr>
          <w:rFonts w:hint="eastAsia"/>
        </w:rPr>
      </w:pPr>
      <w:r w:rsidRPr="003A5E35">
        <w:rPr>
          <w:rFonts w:hint="eastAsia"/>
          <w:b/>
          <w:bCs/>
        </w:rPr>
        <w:t>-&gt; 숙박비를 300만원 지급하는데, 의료진 한 명이 고시원에 등록했다면 10만원 짜리 영수증을 들고함.</w:t>
      </w:r>
    </w:p>
    <w:p w14:paraId="24287B3A" w14:textId="77777777" w:rsidR="003A5E35" w:rsidRPr="003A5E35" w:rsidRDefault="003A5E35" w:rsidP="003A5E35">
      <w:pPr>
        <w:rPr>
          <w:rFonts w:hint="eastAsia"/>
        </w:rPr>
      </w:pPr>
      <w:r w:rsidRPr="003A5E35">
        <w:rPr>
          <w:rFonts w:hint="eastAsia"/>
          <w:b/>
          <w:bCs/>
        </w:rPr>
        <w:t>-&gt; 290만원이 차익이 나는데, 이에 동아씨는 의문이 들었음.</w:t>
      </w:r>
    </w:p>
    <w:p w14:paraId="400C351D" w14:textId="77777777" w:rsidR="003A5E35" w:rsidRPr="003A5E35" w:rsidRDefault="003A5E35" w:rsidP="003A5E35">
      <w:pPr>
        <w:rPr>
          <w:rFonts w:hint="eastAsia"/>
        </w:rPr>
      </w:pPr>
      <w:r w:rsidRPr="003A5E35">
        <w:rPr>
          <w:rFonts w:hint="eastAsia"/>
          <w:b/>
          <w:bCs/>
        </w:rPr>
        <w:t>-&gt; 그래서 부동산 어플에 들어가서 해당 고시원의 시세를 파악해봄</w:t>
      </w:r>
    </w:p>
    <w:p w14:paraId="2F5E7998" w14:textId="77777777" w:rsidR="003A5E35" w:rsidRPr="003A5E35" w:rsidRDefault="003A5E35" w:rsidP="003A5E35">
      <w:pPr>
        <w:rPr>
          <w:rFonts w:hint="eastAsia"/>
        </w:rPr>
      </w:pPr>
      <w:r w:rsidRPr="003A5E35">
        <w:rPr>
          <w:rFonts w:hint="eastAsia"/>
          <w:b/>
          <w:bCs/>
        </w:rPr>
        <w:t>-&gt; 부동산에서 연락해서 가격을 문의하거나, 임대업자(고시원)에게 연락해서 이제 내가 살려고 하는데, 얼마인가요?</w:t>
      </w:r>
    </w:p>
    <w:p w14:paraId="566B90D0" w14:textId="77777777" w:rsidR="003A5E35" w:rsidRPr="003A5E35" w:rsidRDefault="003A5E35" w:rsidP="003A5E35">
      <w:pPr>
        <w:rPr>
          <w:rFonts w:hint="eastAsia"/>
        </w:rPr>
      </w:pPr>
      <w:r w:rsidRPr="003A5E35">
        <w:rPr>
          <w:rFonts w:hint="eastAsia"/>
          <w:b/>
          <w:bCs/>
        </w:rPr>
        <w:t>-&gt; 물어보니깐 50만원대라고 함</w:t>
      </w:r>
    </w:p>
    <w:p w14:paraId="779F582C" w14:textId="77777777" w:rsidR="003A5E35" w:rsidRPr="003A5E35" w:rsidRDefault="003A5E35" w:rsidP="003A5E35">
      <w:pPr>
        <w:rPr>
          <w:rFonts w:hint="eastAsia"/>
        </w:rPr>
      </w:pPr>
      <w:r w:rsidRPr="003A5E35">
        <w:rPr>
          <w:rFonts w:hint="eastAsia"/>
          <w:b/>
          <w:bCs/>
        </w:rPr>
        <w:t>-&gt; 즉 50만원짜리를 10만에 영수증을 끈어서 가라 영수증을 제출함.</w:t>
      </w:r>
    </w:p>
    <w:p w14:paraId="37067D4E" w14:textId="77777777" w:rsidR="003A5E35" w:rsidRPr="003A5E35" w:rsidRDefault="003A5E35" w:rsidP="003A5E35">
      <w:pPr>
        <w:rPr>
          <w:rFonts w:hint="eastAsia"/>
        </w:rPr>
      </w:pPr>
      <w:r w:rsidRPr="003A5E35">
        <w:rPr>
          <w:rFonts w:hint="eastAsia"/>
          <w:b/>
          <w:bCs/>
        </w:rPr>
        <w:t>-&gt; 팀장님께 보고를 드림.</w:t>
      </w:r>
    </w:p>
    <w:p w14:paraId="0F01F3C7" w14:textId="77777777" w:rsidR="003A5E35" w:rsidRPr="003A5E35" w:rsidRDefault="003A5E35" w:rsidP="003A5E35">
      <w:pPr>
        <w:rPr>
          <w:rFonts w:hint="eastAsia"/>
        </w:rPr>
      </w:pPr>
      <w:r w:rsidRPr="003A5E35">
        <w:rPr>
          <w:rFonts w:hint="eastAsia"/>
          <w:b/>
          <w:bCs/>
        </w:rPr>
        <w:t>-&gt; 의료진에게 문자를 보내서 적발 사례를 공유하고, 주의해달라고 당부하는 절차가 이루어짐.</w:t>
      </w:r>
    </w:p>
    <w:p w14:paraId="58F1D5FC" w14:textId="77777777" w:rsidR="003A5E35" w:rsidRPr="003A5E35" w:rsidRDefault="003A5E35" w:rsidP="003A5E35">
      <w:pPr>
        <w:rPr>
          <w:rFonts w:hint="eastAsia"/>
        </w:rPr>
      </w:pPr>
      <w:r w:rsidRPr="003A5E35">
        <w:rPr>
          <w:rFonts w:hint="eastAsia"/>
        </w:rPr>
        <w:t>2.저는 서울시청 시민건강국 코로나19지원과 병상대응팀에 일한 경험이 있습니다.</w:t>
      </w:r>
    </w:p>
    <w:p w14:paraId="50AB0355" w14:textId="77777777" w:rsidR="003A5E35" w:rsidRPr="003A5E35" w:rsidRDefault="003A5E35" w:rsidP="003A5E35">
      <w:pPr>
        <w:rPr>
          <w:rFonts w:hint="eastAsia"/>
        </w:rPr>
      </w:pPr>
      <w:r w:rsidRPr="003A5E35">
        <w:rPr>
          <w:rFonts w:hint="eastAsia"/>
        </w:rPr>
        <w:t>저희 팀은 코로나19 감염병 대응을 위해 파견의료인력 급여업무를 담당했습니다.</w:t>
      </w:r>
    </w:p>
    <w:p w14:paraId="4BABA51A" w14:textId="77777777" w:rsidR="003A5E35" w:rsidRPr="003A5E35" w:rsidRDefault="003A5E35" w:rsidP="003A5E35">
      <w:pPr>
        <w:rPr>
          <w:rFonts w:hint="eastAsia"/>
        </w:rPr>
      </w:pPr>
      <w:r w:rsidRPr="003A5E35">
        <w:rPr>
          <w:rFonts w:hint="eastAsia"/>
        </w:rPr>
        <w:t>저희 과는 서울시 직영 검사소와 생활치료센터에 파견의료인력을 지원하고 급여</w:t>
      </w:r>
    </w:p>
    <w:p w14:paraId="12E9AC64" w14:textId="77777777" w:rsidR="003A5E35" w:rsidRPr="003A5E35" w:rsidRDefault="003A5E35" w:rsidP="003A5E35">
      <w:pPr>
        <w:rPr>
          <w:rFonts w:hint="eastAsia"/>
        </w:rPr>
      </w:pPr>
      <w:r w:rsidRPr="003A5E35">
        <w:rPr>
          <w:rFonts w:hint="eastAsia"/>
        </w:rPr>
        <w:t>를 지급하는 업무를 맡았습니다. 그러던 중, 저는 파견의료인력 중 일부가 숙박비</w:t>
      </w:r>
    </w:p>
    <w:p w14:paraId="298738EB" w14:textId="77777777" w:rsidR="003A5E35" w:rsidRPr="003A5E35" w:rsidRDefault="003A5E35" w:rsidP="003A5E35">
      <w:pPr>
        <w:rPr>
          <w:rFonts w:hint="eastAsia"/>
        </w:rPr>
      </w:pPr>
      <w:r w:rsidRPr="003A5E35">
        <w:rPr>
          <w:rFonts w:hint="eastAsia"/>
        </w:rPr>
        <w:t>수당을 허위로 보고하고 있는 것을 발견했습니다. 저는 이를 상세하게 조사하여 실</w:t>
      </w:r>
    </w:p>
    <w:p w14:paraId="439F58E0" w14:textId="77777777" w:rsidR="003A5E35" w:rsidRPr="003A5E35" w:rsidRDefault="003A5E35" w:rsidP="003A5E35">
      <w:pPr>
        <w:rPr>
          <w:rFonts w:hint="eastAsia"/>
        </w:rPr>
      </w:pPr>
      <w:r w:rsidRPr="003A5E35">
        <w:rPr>
          <w:rFonts w:hint="eastAsia"/>
        </w:rPr>
        <w:lastRenderedPageBreak/>
        <w:t>제 숙박 여부와 비용을 확인하였습니다. 그 결과, 일부 의료진은 자신의 집에서 출</w:t>
      </w:r>
    </w:p>
    <w:p w14:paraId="53216A7B" w14:textId="77777777" w:rsidR="003A5E35" w:rsidRPr="003A5E35" w:rsidRDefault="003A5E35" w:rsidP="003A5E35">
      <w:pPr>
        <w:rPr>
          <w:rFonts w:hint="eastAsia"/>
        </w:rPr>
      </w:pPr>
      <w:r w:rsidRPr="003A5E35">
        <w:rPr>
          <w:rFonts w:hint="eastAsia"/>
        </w:rPr>
        <w:t>근하거나 다른 곳에 머무르면서도 숙박비 수당을 받았다는 것을 알게 되었습니다.</w:t>
      </w:r>
    </w:p>
    <w:p w14:paraId="43FEDA1C" w14:textId="77777777" w:rsidR="003A5E35" w:rsidRPr="003A5E35" w:rsidRDefault="003A5E35" w:rsidP="003A5E35">
      <w:pPr>
        <w:rPr>
          <w:rFonts w:hint="eastAsia"/>
        </w:rPr>
      </w:pPr>
      <w:r w:rsidRPr="003A5E35">
        <w:rPr>
          <w:rFonts w:hint="eastAsia"/>
        </w:rPr>
        <w:t>저는 이러한 비효율적이고 부정한 행위를 개선하기 위해 다음과 같은 조치를 취했</w:t>
      </w:r>
    </w:p>
    <w:p w14:paraId="23022D74" w14:textId="77777777" w:rsidR="003A5E35" w:rsidRPr="003A5E35" w:rsidRDefault="003A5E35" w:rsidP="003A5E35">
      <w:pPr>
        <w:rPr>
          <w:rFonts w:hint="eastAsia"/>
        </w:rPr>
      </w:pPr>
      <w:r w:rsidRPr="003A5E35">
        <w:rPr>
          <w:rFonts w:hint="eastAsia"/>
        </w:rPr>
        <w:t>습니다.</w:t>
      </w:r>
    </w:p>
    <w:p w14:paraId="25968758" w14:textId="77777777" w:rsidR="003A5E35" w:rsidRPr="003A5E35" w:rsidRDefault="003A5E35" w:rsidP="003A5E35">
      <w:pPr>
        <w:numPr>
          <w:ilvl w:val="0"/>
          <w:numId w:val="4"/>
        </w:numPr>
        <w:rPr>
          <w:rFonts w:hint="eastAsia"/>
        </w:rPr>
      </w:pPr>
      <w:r w:rsidRPr="003A5E35">
        <w:rPr>
          <w:rFonts w:hint="eastAsia"/>
        </w:rPr>
        <w:t>파견의료인력에게 숙박비 수당의 기준과 방법을 명확히 안내하였습니다.</w:t>
      </w:r>
    </w:p>
    <w:p w14:paraId="1AD30A65" w14:textId="77777777" w:rsidR="003A5E35" w:rsidRPr="003A5E35" w:rsidRDefault="003A5E35" w:rsidP="003A5E35">
      <w:pPr>
        <w:numPr>
          <w:ilvl w:val="0"/>
          <w:numId w:val="4"/>
        </w:numPr>
        <w:rPr>
          <w:rFonts w:hint="eastAsia"/>
        </w:rPr>
      </w:pPr>
      <w:r w:rsidRPr="003A5E35">
        <w:rPr>
          <w:rFonts w:hint="eastAsia"/>
        </w:rPr>
        <w:t>숙박비 수당의 보고와 검증을 철저히 하였습니다.</w:t>
      </w:r>
    </w:p>
    <w:p w14:paraId="2D428CD9" w14:textId="77777777" w:rsidR="003A5E35" w:rsidRPr="003A5E35" w:rsidRDefault="003A5E35" w:rsidP="003A5E35">
      <w:pPr>
        <w:rPr>
          <w:rFonts w:hint="eastAsia"/>
        </w:rPr>
      </w:pPr>
      <w:r w:rsidRPr="003A5E35">
        <w:rPr>
          <w:rFonts w:hint="eastAsia"/>
        </w:rPr>
        <w:t>이렇게 함으로써, 저는 서울시 예산의 낭비를 줄이고 코로나19 대응에 필요한</w:t>
      </w:r>
    </w:p>
    <w:p w14:paraId="6D223799" w14:textId="77777777" w:rsidR="003A5E35" w:rsidRPr="003A5E35" w:rsidRDefault="003A5E35" w:rsidP="003A5E35">
      <w:pPr>
        <w:rPr>
          <w:rFonts w:hint="eastAsia"/>
        </w:rPr>
      </w:pPr>
      <w:r w:rsidRPr="003A5E35">
        <w:rPr>
          <w:rFonts w:hint="eastAsia"/>
        </w:rPr>
        <w:t>자원을 효율적으로 배분할 수 있었습니다. 또한, 파견의료인력들에게도 정직하</w:t>
      </w:r>
    </w:p>
    <w:p w14:paraId="54BBCF75" w14:textId="77777777" w:rsidR="003A5E35" w:rsidRPr="003A5E35" w:rsidRDefault="003A5E35" w:rsidP="003A5E35">
      <w:pPr>
        <w:rPr>
          <w:rFonts w:hint="eastAsia"/>
        </w:rPr>
      </w:pPr>
      <w:r w:rsidRPr="003A5E35">
        <w:rPr>
          <w:rFonts w:hint="eastAsia"/>
        </w:rPr>
        <w:t>고 성실한 태도를 갖도록 권장할 수 있었습니다. 저는 이 경험을 통해 습관적이</w:t>
      </w:r>
    </w:p>
    <w:p w14:paraId="4412A47B" w14:textId="77777777" w:rsidR="003A5E35" w:rsidRPr="003A5E35" w:rsidRDefault="003A5E35" w:rsidP="003A5E35">
      <w:pPr>
        <w:rPr>
          <w:rFonts w:hint="eastAsia"/>
        </w:rPr>
      </w:pPr>
      <w:r w:rsidRPr="003A5E35">
        <w:rPr>
          <w:rFonts w:hint="eastAsia"/>
        </w:rPr>
        <w:t>고 일상화된 비효율을 발견하고 개선했습니다.</w:t>
      </w:r>
    </w:p>
    <w:p w14:paraId="1A3CC885" w14:textId="77777777" w:rsidR="003A5E35" w:rsidRPr="003A5E35" w:rsidRDefault="003A5E35" w:rsidP="003A5E35">
      <w:pPr>
        <w:rPr>
          <w:rFonts w:hint="eastAsia"/>
        </w:rPr>
      </w:pPr>
      <w:r w:rsidRPr="003A5E35">
        <w:rPr>
          <w:rFonts w:hint="eastAsia"/>
        </w:rPr>
        <w:t>202107~202112</w:t>
      </w:r>
    </w:p>
    <w:p w14:paraId="28E554E2" w14:textId="77777777" w:rsidR="003A5E35" w:rsidRPr="003A5E35" w:rsidRDefault="003A5E35" w:rsidP="003A5E35">
      <w:pPr>
        <w:rPr>
          <w:rFonts w:hint="eastAsia"/>
        </w:rPr>
      </w:pPr>
      <w:r w:rsidRPr="003A5E35">
        <w:rPr>
          <w:rFonts w:hint="eastAsia"/>
        </w:rPr>
        <w:t>1.서울시청 시민건강국 코로나19지원팀 근무하던 시절 담당하던 사무관님이 휴가를 간 상황이었고 중수본에서 군의관들을 병원에 배정한다고 공문을 일방적으로 보낸날이 있었습니다. 중수본의 일방적인 통보였고 서울시청 코로나지원과에는 공문도 안보낸 상태였습니다. 통보를 받은 병원들 입장에서는 당황스러운 상황이었고 담당자랑 군의관들이 수백통 이상의 전화가 왔습니다. 전 담당하던 업무가 아니었고 수백통의 민원이 들어와 상당히 당황스러워 지만 나름대로 공문을 해석하여 양식이나 지침을 작성하여 담당 병원 관계자들에게 이메일로 보낸다고 말을 하였고 군의관들에게도 원론적인 내용은 설명해드리고 구체적인거 담당병원에 문의해달라고 대응을 하고 그날 하루는 잘 넘겼던 기억이 있습니다.</w:t>
      </w:r>
    </w:p>
    <w:p w14:paraId="00F62F48" w14:textId="77777777" w:rsidR="003A5E35" w:rsidRPr="003A5E35" w:rsidRDefault="003A5E35" w:rsidP="003A5E35">
      <w:pPr>
        <w:rPr>
          <w:rFonts w:hint="eastAsia"/>
        </w:rPr>
      </w:pPr>
      <w:r w:rsidRPr="003A5E35">
        <w:rPr>
          <w:rFonts w:hint="eastAsia"/>
        </w:rPr>
        <w:t>[책임감, 주인정신, 위기대처, 순발력, 임기응변]</w:t>
      </w:r>
    </w:p>
    <w:p w14:paraId="7F809413" w14:textId="77777777" w:rsidR="003A5E35" w:rsidRPr="003A5E35" w:rsidRDefault="003A5E35" w:rsidP="003A5E35">
      <w:pPr>
        <w:rPr>
          <w:rFonts w:hint="eastAsia"/>
        </w:rPr>
      </w:pPr>
      <w:r w:rsidRPr="003A5E35">
        <w:rPr>
          <w:rFonts w:hint="eastAsia"/>
        </w:rPr>
        <w:t>-&gt; 군의관들을 고대 안암이나 병원들에 배치해야 하는데, 숙소나 근무부서, 급여 등 협의를 해야 하는데 당일날 이야기도 없이 급하게 파견을 함</w:t>
      </w:r>
    </w:p>
    <w:p w14:paraId="02BDA294" w14:textId="77777777" w:rsidR="003A5E35" w:rsidRPr="003A5E35" w:rsidRDefault="003A5E35" w:rsidP="003A5E35">
      <w:pPr>
        <w:rPr>
          <w:rFonts w:hint="eastAsia"/>
        </w:rPr>
      </w:pPr>
      <w:r w:rsidRPr="003A5E35">
        <w:rPr>
          <w:rFonts w:hint="eastAsia"/>
        </w:rPr>
        <w:t>-&gt; 이미 군의관들이 갑자기 문의를 해서, 중수본 확인해보니 군인들 파견을 보내놓고, 공문을 미리 안줬음</w:t>
      </w:r>
    </w:p>
    <w:p w14:paraId="4012C894" w14:textId="77777777" w:rsidR="003A5E35" w:rsidRPr="003A5E35" w:rsidRDefault="003A5E35" w:rsidP="003A5E35">
      <w:pPr>
        <w:rPr>
          <w:rFonts w:hint="eastAsia"/>
        </w:rPr>
      </w:pPr>
      <w:r w:rsidRPr="003A5E35">
        <w:rPr>
          <w:rFonts w:hint="eastAsia"/>
        </w:rPr>
        <w:t>-&gt; 실무자도 없는 상태에서 민원이나 군의관들의 안내 요청을 받음.</w:t>
      </w:r>
    </w:p>
    <w:p w14:paraId="2BA5B42E" w14:textId="77777777" w:rsidR="003A5E35" w:rsidRPr="003A5E35" w:rsidRDefault="003A5E35" w:rsidP="003A5E35">
      <w:pPr>
        <w:rPr>
          <w:rFonts w:hint="eastAsia"/>
        </w:rPr>
      </w:pPr>
      <w:r w:rsidRPr="003A5E35">
        <w:rPr>
          <w:rFonts w:hint="eastAsia"/>
        </w:rPr>
        <w:t>-&gt; 원래 담당자인 사무관님이 휴가인 상태에서, 내가 실무를 담당하여 중수본에서 보낸 공문을 지침문서로 다시 제작하여 군의관들 및 병원 원무과 담당자들에게 배포</w:t>
      </w:r>
    </w:p>
    <w:p w14:paraId="0EFE0E19" w14:textId="77777777" w:rsidR="003A5E35" w:rsidRPr="003A5E35" w:rsidRDefault="003A5E35" w:rsidP="003A5E35">
      <w:pPr>
        <w:rPr>
          <w:rFonts w:hint="eastAsia"/>
        </w:rPr>
      </w:pPr>
      <w:r w:rsidRPr="003A5E35">
        <w:rPr>
          <w:rFonts w:hint="eastAsia"/>
        </w:rPr>
        <w:lastRenderedPageBreak/>
        <w:t>-&gt; 문제해결</w:t>
      </w:r>
    </w:p>
    <w:p w14:paraId="436F9033" w14:textId="77777777" w:rsidR="003A5E35" w:rsidRPr="003A5E35" w:rsidRDefault="003A5E35" w:rsidP="003A5E35">
      <w:pPr>
        <w:rPr>
          <w:rFonts w:hint="eastAsia"/>
        </w:rPr>
      </w:pPr>
      <w:r w:rsidRPr="003A5E35">
        <w:rPr>
          <w:rFonts w:hint="eastAsia"/>
        </w:rPr>
        <w:t>2.저는 지난해 서울시청 시민건강국 코로나19지원팀에서 근무하였습니다. 그 과정에서 저는 </w:t>
      </w:r>
      <w:r w:rsidRPr="003A5E35">
        <w:rPr>
          <w:rFonts w:hint="eastAsia"/>
          <w:b/>
          <w:bCs/>
        </w:rPr>
        <w:t>비상상황에 대처하는 능력</w:t>
      </w:r>
      <w:r w:rsidRPr="003A5E35">
        <w:rPr>
          <w:rFonts w:hint="eastAsia"/>
        </w:rPr>
        <w:t> 과 문제해결능력을 키울 수 있었습니다. 예를 들어, 담당하던 사무관님이 휴가를 간 동안 중수본에서 군의관들을 병원에 배정한다고 공문을 일방적으로 보낸 적이 있습니다. 이 공문은 서울시청 코로나지원과에는 전달되지 않았고, 병원들은 군의관들의 배정에 대해 혼란스러워하였습니다. 저는 당시 수백통의 전화가 오는 가운데, 공문을 해석하여 병원들에게 배정 양식이나 지침을 작성하여 이메일로 보내주었습니다. 또한 군의관들에게도 배정의 원칙과 절차를 설명해주고, 구체적인 사항은 담당병원에 문의하도록 안내하였습니다. 이렇게 저는 담당하던 업무가 아니었음에도 불구하고, 빠르고 정확하게 대응하여 병원과 군의관들의 불만을 최소화하고, 코로나19지원팀의 업무를 원활하게 수행할 수 있었습니다.</w:t>
      </w:r>
    </w:p>
    <w:p w14:paraId="29FBDA6E" w14:textId="77777777" w:rsidR="003A5E35" w:rsidRPr="003A5E35" w:rsidRDefault="003A5E35" w:rsidP="003A5E35">
      <w:pPr>
        <w:rPr>
          <w:rFonts w:hint="eastAsia"/>
        </w:rPr>
      </w:pPr>
      <w:r w:rsidRPr="003A5E35">
        <w:rPr>
          <w:rFonts w:hint="eastAsia"/>
        </w:rPr>
        <w:t>이러한 경험은 저에게 비상상황에서도 침착하고 합리적으로 행동할 수 있는 능력을 갖추게 하였습니다. 또한 문제가 발생했을 때는 원인을 파악하고 해결책을 찾아내는 능력도 향상시켰습니다.</w:t>
      </w:r>
    </w:p>
    <w:p w14:paraId="3DF78900" w14:textId="77777777" w:rsidR="003A5E35" w:rsidRPr="003A5E35" w:rsidRDefault="003A5E35" w:rsidP="003A5E35">
      <w:pPr>
        <w:rPr>
          <w:rFonts w:hint="eastAsia"/>
        </w:rPr>
      </w:pPr>
      <w:r w:rsidRPr="003A5E35">
        <w:rPr>
          <w:rFonts w:hint="eastAsia"/>
        </w:rPr>
        <w:t>3.저는 코로나19의 확산을 막기 위해 중앙방역대책본부(중수본)와 협력하여 서울시 내 병원에 군의관들을 배정하는 업무를 담당했습니다. 이 업무는 중수본과 서울시청 코로나19지원과, 병원 관계자들 간의 원활한 소통과 협력이 필요한 업무였습니다.</w:t>
      </w:r>
    </w:p>
    <w:p w14:paraId="5C4F9313" w14:textId="77777777" w:rsidR="003A5E35" w:rsidRPr="003A5E35" w:rsidRDefault="003A5E35" w:rsidP="003A5E35">
      <w:pPr>
        <w:rPr>
          <w:rFonts w:hint="eastAsia"/>
        </w:rPr>
      </w:pPr>
      <w:r w:rsidRPr="003A5E35">
        <w:rPr>
          <w:rFonts w:hint="eastAsia"/>
        </w:rPr>
        <w:t>그러나 어느 날, 저의 담당하던 사무관님이 휴가를 간 상황에서 중수본에서 일방적으로 군의관들을 병원에 배정한다는 공문을 보내왔습니다. 이 공문은 서울시청 코로나19지원과에는 전달되지 않았고, 병원들은 군의관들의 배정에 대한 양식이나 지침도 없이 갑작스럽게 통보를 받았습니다. 이로 인해 병원들은 당황하고 불만을 표출하며 저에게 수백 통의 전화를 걸어왔습니다. 또한 군의관들도 자신들이 배정된 병원에 대한 정보가 부족하다고 불만을 표출하며 저에게 문의를 하였습니다.</w:t>
      </w:r>
    </w:p>
    <w:p w14:paraId="73CA2414" w14:textId="77777777" w:rsidR="003A5E35" w:rsidRPr="003A5E35" w:rsidRDefault="003A5E35" w:rsidP="003A5E35">
      <w:pPr>
        <w:rPr>
          <w:rFonts w:hint="eastAsia"/>
        </w:rPr>
      </w:pPr>
      <w:r w:rsidRPr="003A5E35">
        <w:rPr>
          <w:rFonts w:hint="eastAsia"/>
        </w:rPr>
        <w:t>저는 이 상황에서 당황하지 않고 침착하게 대응했습니다. 먼저 중수본에서 보낸 공문을 자세히 분석하여 군의관들을 배정하는 기준과 절차를 파악했습니다. 그리고 병원 관계자들에게 이메일로 군의관들을 배정하는 양식과 지침을 작성하여 보내주었습니다. 또한 군의관들에게는 배정된 병원의 위치와 연락처, 업무 내용 등을 알려주었고, 구체적인 사항은 담당 병원에 문의하라고 안내해주었습니다.</w:t>
      </w:r>
    </w:p>
    <w:p w14:paraId="2CD70DDA" w14:textId="77777777" w:rsidR="003A5E35" w:rsidRPr="003A5E35" w:rsidRDefault="003A5E35" w:rsidP="003A5E35">
      <w:pPr>
        <w:rPr>
          <w:rFonts w:hint="eastAsia"/>
        </w:rPr>
      </w:pPr>
      <w:r w:rsidRPr="003A5E35">
        <w:rPr>
          <w:rFonts w:hint="eastAsia"/>
        </w:rPr>
        <w:t xml:space="preserve">이렇게 저는 담당하던 업무가 아니었음에도 불구하고 적극적으로 문제를 해결하기 위해 노력했습니다. 이 과정에서 저는 중수본과 서울시청 코로나19지원과, 병원 관계자들 간의 소통과 협력을 원활하게 하는 방법을 배웠습니다. 또한 긴장감과 압박감이 큰 상황에서도 침착하고 합리적으로 대응할 수 있는 능력을 키웠습니다. 이러한 경험은 저에게 많은 성장과 자신감을 주었으며, 앞으로도 다양한 업무와 상황에 잘 적응하고 도전할 수 </w:t>
      </w:r>
      <w:r w:rsidRPr="003A5E35">
        <w:rPr>
          <w:rFonts w:hint="eastAsia"/>
        </w:rPr>
        <w:lastRenderedPageBreak/>
        <w:t>있도록 도와줄 것이라고 생각합니다</w:t>
      </w:r>
    </w:p>
    <w:p w14:paraId="513B1DF7" w14:textId="77777777" w:rsidR="003A5E35" w:rsidRPr="003A5E35" w:rsidRDefault="003A5E35" w:rsidP="003A5E35">
      <w:pPr>
        <w:rPr>
          <w:rFonts w:hint="eastAsia"/>
        </w:rPr>
      </w:pPr>
      <w:r w:rsidRPr="003A5E35">
        <w:rPr>
          <w:rFonts w:hint="eastAsia"/>
        </w:rPr>
        <w:t>202107~202112</w:t>
      </w:r>
    </w:p>
    <w:p w14:paraId="63F9684A" w14:textId="77777777" w:rsidR="003A5E35" w:rsidRPr="003A5E35" w:rsidRDefault="003A5E35" w:rsidP="003A5E35">
      <w:pPr>
        <w:numPr>
          <w:ilvl w:val="0"/>
          <w:numId w:val="5"/>
        </w:numPr>
        <w:rPr>
          <w:rFonts w:hint="eastAsia"/>
        </w:rPr>
      </w:pPr>
      <w:r w:rsidRPr="003A5E35">
        <w:rPr>
          <w:rFonts w:hint="eastAsia"/>
        </w:rPr>
        <w:t>서울시청 시민건강국 코로나19지원팀 근무시절 옆자리에 제 아버지뻘 되던 공무원분이 있었습니다. 원래는 그분이 해야할 급여 엑셀처리를 제가 해야했고 어쩔수 없다보니 업무가 좀 과중되었습니다. 저는 그냥 좋게 좋게 넘어갔는데, 같이 일하던 젊은남자 직원분은 책임감이 있고 성질이 불같아서 약간 언쟁이 일어났습니다. 중수본에서 숙박비 관련 지침이 변경되어 엑셀수식을 다시 만들어야하는 상황이 일어났습니다. 수당이랑 증빙서류가 맞는지 한번에 할 수 있는 수식을 젊은 남자분이 만들었고, 나이 드신 남자 직원분은 이해를 하지 못하고 일을 여러번 만들게 지시를 내려서 언쟁이 크게 났던 기억이 납니다. 틀린거 이해하지 못하시고 고집만 피워서 난처했던 상황이 생각났습니다. 저는 그냥 좋게 좋게 여러번 설명해 드리고 그 상황을 마무리 했습니다.</w:t>
      </w:r>
    </w:p>
    <w:p w14:paraId="7222DDBC" w14:textId="77777777" w:rsidR="003A5E35" w:rsidRPr="003A5E35" w:rsidRDefault="003A5E35" w:rsidP="003A5E35">
      <w:pPr>
        <w:numPr>
          <w:ilvl w:val="0"/>
          <w:numId w:val="5"/>
        </w:numPr>
        <w:rPr>
          <w:rFonts w:hint="eastAsia"/>
        </w:rPr>
      </w:pPr>
      <w:r w:rsidRPr="003A5E35">
        <w:rPr>
          <w:rFonts w:hint="eastAsia"/>
        </w:rPr>
        <w:t>저는 서울시청 시민건강국 코로나19지원팀에서 근무하면서 다양한 경험을 쌓았습니다. 그 중에서 가장 인상적이었던 일은 엑셀수식을 활용하여 숙박비 지급 관련 업무를 효율적으로 처리한 것입니다.</w:t>
      </w:r>
    </w:p>
    <w:p w14:paraId="3EA162FE" w14:textId="77777777" w:rsidR="003A5E35" w:rsidRPr="003A5E35" w:rsidRDefault="003A5E35" w:rsidP="003A5E35">
      <w:pPr>
        <w:rPr>
          <w:rFonts w:hint="eastAsia"/>
        </w:rPr>
      </w:pPr>
      <w:r w:rsidRPr="003A5E35">
        <w:rPr>
          <w:rFonts w:hint="eastAsia"/>
        </w:rPr>
        <w:t>저는 엑셀에 익숙하지 않은 공무원분의 업무를 도와주기 위해 급여 엑셀처리를 맡았습니다. 그러다가 중수본에서 숙박비 관련 지침이 변경되어 엑셀수식을 다시 만들어야 하는 상황이 발생했습니다. 저는 같이 일하던 젊은남자 직원분과 협력하여 수당과 증빙서류가 맞는지 한번에 확인할 수 있는 수식을 만들었습니다. 이 수식은 업무의 정확성과 효율성을 높여주었습니다.</w:t>
      </w:r>
    </w:p>
    <w:p w14:paraId="505F811D" w14:textId="77777777" w:rsidR="003A5E35" w:rsidRPr="003A5E35" w:rsidRDefault="003A5E35" w:rsidP="003A5E35">
      <w:pPr>
        <w:rPr>
          <w:rFonts w:hint="eastAsia"/>
        </w:rPr>
      </w:pPr>
      <w:r w:rsidRPr="003A5E35">
        <w:rPr>
          <w:rFonts w:hint="eastAsia"/>
        </w:rPr>
        <w:t>하지만 공무원분은 이해를 하지 못하고 기존의 방식대로 일을 여러번 만들게 지시하셨습니다. 젊은남자 직원분은 책임감이 있고 성질이 불같아서 공무원분과 언쟁이 일어났습니다. 저는 이 상황을 잘 조율하고자 노력했습니다. 저는 공무원분께 새로운 수식의 장점과 사용법을 여러번 친절하게 설명해 드렸습니다. 그리고 젊은남자 직원분께는 공무원분의 입장을 이해하고 존중해 주시기를 부탁했습니다. 결국, 공무원분은 새로운 수식을 받아들이시고 젊은남자 직원분도 사과를 하셨습니다.</w:t>
      </w:r>
    </w:p>
    <w:p w14:paraId="7AE92360" w14:textId="77777777" w:rsidR="003A5E35" w:rsidRPr="003A5E35" w:rsidRDefault="003A5E35" w:rsidP="003A5E35">
      <w:pPr>
        <w:rPr>
          <w:rFonts w:hint="eastAsia"/>
        </w:rPr>
      </w:pPr>
      <w:r w:rsidRPr="003A5E35">
        <w:rPr>
          <w:rFonts w:hint="eastAsia"/>
        </w:rPr>
        <w:t>이러한 경험을 통해 저는 엑셀수식을 활용하여 업무를 효율적으로 처리할 수 있는 능력과 다양한 사람들과 원활하게 소통하고 협력할 수 있는 능력을 갖추었다고 생각합니다. 이러한 능력은 제가 지원하는 회사에서도 큰 도움이 될 것이라고 자신합니다. 감사합니다.</w:t>
      </w:r>
    </w:p>
    <w:p w14:paraId="5CFF2504" w14:textId="77777777" w:rsidR="003A5E35" w:rsidRPr="003A5E35" w:rsidRDefault="003A5E35" w:rsidP="003A5E35">
      <w:pPr>
        <w:rPr>
          <w:rFonts w:hint="eastAsia"/>
        </w:rPr>
      </w:pPr>
      <w:r w:rsidRPr="003A5E35">
        <w:rPr>
          <w:rFonts w:hint="eastAsia"/>
          <w:b/>
          <w:bCs/>
        </w:rPr>
        <w:t>[갈등경험으로 각색해볼까?]</w:t>
      </w:r>
    </w:p>
    <w:p w14:paraId="433BF022" w14:textId="77777777" w:rsidR="003A5E35" w:rsidRPr="003A5E35" w:rsidRDefault="003A5E35" w:rsidP="003A5E35">
      <w:pPr>
        <w:rPr>
          <w:rFonts w:hint="eastAsia"/>
        </w:rPr>
      </w:pPr>
      <w:r w:rsidRPr="003A5E35">
        <w:rPr>
          <w:rFonts w:hint="eastAsia"/>
        </w:rPr>
        <w:t>-&gt; 세대차이 / 나이</w:t>
      </w:r>
    </w:p>
    <w:p w14:paraId="6D780E7B" w14:textId="77777777" w:rsidR="003A5E35" w:rsidRPr="003A5E35" w:rsidRDefault="003A5E35" w:rsidP="003A5E35">
      <w:pPr>
        <w:rPr>
          <w:rFonts w:hint="eastAsia"/>
        </w:rPr>
      </w:pPr>
      <w:r w:rsidRPr="003A5E35">
        <w:rPr>
          <w:rFonts w:hint="eastAsia"/>
        </w:rPr>
        <w:lastRenderedPageBreak/>
        <w:t>-&gt; 업무의 숙련도</w:t>
      </w:r>
    </w:p>
    <w:p w14:paraId="31D0857D" w14:textId="77777777" w:rsidR="003A5E35" w:rsidRPr="003A5E35" w:rsidRDefault="003A5E35" w:rsidP="003A5E35">
      <w:pPr>
        <w:rPr>
          <w:rFonts w:hint="eastAsia"/>
        </w:rPr>
      </w:pPr>
      <w:r w:rsidRPr="003A5E35">
        <w:rPr>
          <w:rFonts w:hint="eastAsia"/>
        </w:rPr>
        <w:t>-&gt; 업무의 비중의 차이가 나기 시작함.</w:t>
      </w:r>
    </w:p>
    <w:p w14:paraId="279DC92E" w14:textId="77777777" w:rsidR="003A5E35" w:rsidRPr="003A5E35" w:rsidRDefault="003A5E35" w:rsidP="003A5E35">
      <w:pPr>
        <w:rPr>
          <w:rFonts w:hint="eastAsia"/>
        </w:rPr>
      </w:pPr>
      <w:r w:rsidRPr="003A5E35">
        <w:rPr>
          <w:rFonts w:hint="eastAsia"/>
        </w:rPr>
        <w:t>-&gt; 업무가 가중해지는 상태에서 공무원이 일을 안하고 놀고 있으니깐 빡이 치는거라!</w:t>
      </w:r>
    </w:p>
    <w:p w14:paraId="6B3BA919" w14:textId="77777777" w:rsidR="003A5E35" w:rsidRPr="003A5E35" w:rsidRDefault="003A5E35" w:rsidP="003A5E35">
      <w:pPr>
        <w:rPr>
          <w:rFonts w:hint="eastAsia"/>
        </w:rPr>
      </w:pPr>
      <w:r w:rsidRPr="003A5E35">
        <w:rPr>
          <w:rFonts w:hint="eastAsia"/>
        </w:rPr>
        <w:t>-&gt; 이 빡을 어떻게 해결할 것인가?</w:t>
      </w:r>
    </w:p>
    <w:p w14:paraId="6AD3178B" w14:textId="77777777" w:rsidR="003A5E35" w:rsidRPr="003A5E35" w:rsidRDefault="003A5E35" w:rsidP="003A5E35">
      <w:pPr>
        <w:rPr>
          <w:rFonts w:hint="eastAsia"/>
        </w:rPr>
      </w:pPr>
      <w:r w:rsidRPr="003A5E35">
        <w:rPr>
          <w:rFonts w:hint="eastAsia"/>
        </w:rPr>
        <w:t>저는 공공기관에서 근무하면서 세대차이로 인한 갈등을 겪은 경험이 있습니다. 저는 20대 후반의 직원이었고, 저와 같은 부서에 근무하던 공무원은 50대 중반의 베테랑이었습니다. 처음에는 업무의 숙련도가 높은 그분을 존경하고 배우려고 노력했습니다. 하지만 시간이 지날수록 업무의 비중이 저에게 몰리기 시작했습니다. 공무원은 자신의 경험과 지위를 이용하여 업무를 회피하거나 저에게 미루는 경우가 잦았습니다. 저는 업무가 가중해지는 상태에서도 최선을 다하려고 했지만, 공무원은 일을 안하고 있음에도 불구하고 저를 비난하거나 지시하는 태도를 보였습니다. 이로 인해 저는 스트레스를 많이 받았고, 업무 효율과 직장 만족도가 떨어졌습니다.</w:t>
      </w:r>
    </w:p>
    <w:p w14:paraId="3F3B2C41" w14:textId="77777777" w:rsidR="003A5E35" w:rsidRPr="003A5E35" w:rsidRDefault="003A5E35" w:rsidP="003A5E35">
      <w:pPr>
        <w:rPr>
          <w:rFonts w:hint="eastAsia"/>
        </w:rPr>
      </w:pPr>
      <w:r w:rsidRPr="003A5E35">
        <w:rPr>
          <w:rFonts w:hint="eastAsia"/>
        </w:rPr>
        <w:t>저는 이러한 갈등을 해결하기 위해 다음과 같은 방법을 시도했습니다. 첫째, 공무원과의 소통을 증진하기 위해 주기적으로 대화를 나누었습니다. 저는 그분의 의견과 감정을 존중하고 이해하려고 노력했으며, 저의 입장과 생각도 정중하게 표현했습니다. 둘째, 업무 분담과 책임에 대해 명확하게 정리하고 기록했습니다. 저는 업무의 범위와 우선순위를 상호 합의하고, 업무의 진행 상황과 결과를 공유하며, 업무의 성과와 문제점을 평가하고 개선하는 과정을 거쳤습니다. 셋째, 부서 내의 분위기와 협력을 개선하기 위해 다양한 활동을 기획하고 참여했습니다. 저는 부서 내의 친목도모와 팀워크 강화를 위해 워크샵이나 송년회 등의 행사를 주도적으로 준비하고, 공무원과 함께 참여하여 서로에 대한 신뢰와 유대감을 쌓았습니다.</w:t>
      </w:r>
    </w:p>
    <w:p w14:paraId="5C1D7DB9" w14:textId="77777777" w:rsidR="003A5E35" w:rsidRPr="003A5E35" w:rsidRDefault="003A5E35" w:rsidP="003A5E35">
      <w:pPr>
        <w:rPr>
          <w:rFonts w:hint="eastAsia"/>
        </w:rPr>
      </w:pPr>
      <w:r w:rsidRPr="003A5E35">
        <w:rPr>
          <w:rFonts w:hint="eastAsia"/>
        </w:rPr>
        <w:t>이러한 노력들 덕분에 저는 공무원과의 갈등을 해소할 수 있었습니다. 공무원은 저를 인정하고 존중해주기 시작했으며, 저도 그분을 배려하고 존중하기 시작했습니다. 우리는 업무의 분담과 협력이 원활해지면서 업무 효율과 직장 만족도가 향상되었습니다. 저는 세대차이로 인한 갈등을 경험하면서 소통과 협력의 중요성을 깨달았으며, 이를 바탕으로 다양한 사람들과 잘 어울리고 협업할 수 있는 능력을 키웠습니다.</w:t>
      </w:r>
    </w:p>
    <w:p w14:paraId="726D0050" w14:textId="77777777" w:rsidR="003A5E35" w:rsidRPr="003A5E35" w:rsidRDefault="003A5E35" w:rsidP="003A5E35">
      <w:pPr>
        <w:rPr>
          <w:rFonts w:hint="eastAsia"/>
        </w:rPr>
      </w:pPr>
      <w:r w:rsidRPr="003A5E35">
        <w:rPr>
          <w:rFonts w:hint="eastAsia"/>
        </w:rPr>
        <w:t>202107~202112</w:t>
      </w:r>
    </w:p>
    <w:p w14:paraId="5AB202A9" w14:textId="77777777" w:rsidR="003A5E35" w:rsidRPr="003A5E35" w:rsidRDefault="003A5E35" w:rsidP="003A5E35">
      <w:pPr>
        <w:rPr>
          <w:rFonts w:hint="eastAsia"/>
        </w:rPr>
      </w:pPr>
      <w:r w:rsidRPr="003A5E35">
        <w:rPr>
          <w:rFonts w:hint="eastAsia"/>
        </w:rPr>
        <w:t>[자원관리 역량, 비효율을 막았던 경험]</w:t>
      </w:r>
    </w:p>
    <w:p w14:paraId="7A1CE223" w14:textId="77777777" w:rsidR="003A5E35" w:rsidRPr="003A5E35" w:rsidRDefault="003A5E35" w:rsidP="003A5E35">
      <w:pPr>
        <w:rPr>
          <w:rFonts w:hint="eastAsia"/>
        </w:rPr>
      </w:pPr>
      <w:r w:rsidRPr="003A5E35">
        <w:rPr>
          <w:rFonts w:hint="eastAsia"/>
        </w:rPr>
        <w:t>공동의 성과를 달성하기 위해서는 서로간의 이해와 배려심이 필요하다고 생각합니다. 상대방 대한 이해를 통해 정해진 공동목표를 달성할 수 있기 떄문입니다. 000시청 계약직 근무를 했습니다. 저희 팀은 코로나19 파견의료인력 급여지급 업무를 담당했습니다. 파견의료인력 급여 지급은 엑셀수식을 통해 처리했습니다. 그러나 많은 파견의료인력과 장</w:t>
      </w:r>
      <w:r w:rsidRPr="003A5E35">
        <w:rPr>
          <w:rFonts w:hint="eastAsia"/>
        </w:rPr>
        <w:lastRenderedPageBreak/>
        <w:t>기화된 코로나로 인해 외주업체를 통한 급여시스템을 도입하자는 목표가 생겼습니다.</w:t>
      </w:r>
    </w:p>
    <w:p w14:paraId="411C4343" w14:textId="77777777" w:rsidR="003A5E35" w:rsidRPr="003A5E35" w:rsidRDefault="003A5E35" w:rsidP="003A5E35">
      <w:pPr>
        <w:rPr>
          <w:rFonts w:hint="eastAsia"/>
        </w:rPr>
      </w:pPr>
      <w:r w:rsidRPr="003A5E35">
        <w:rPr>
          <w:rFonts w:hint="eastAsia"/>
          <w:b/>
          <w:bCs/>
        </w:rPr>
        <w:t>-&gt; 위에서 엑셀로 했는데, 이제 데이터가 너무 늘어남</w:t>
      </w:r>
    </w:p>
    <w:p w14:paraId="744D4691" w14:textId="77777777" w:rsidR="003A5E35" w:rsidRPr="003A5E35" w:rsidRDefault="003A5E35" w:rsidP="003A5E35">
      <w:pPr>
        <w:rPr>
          <w:rFonts w:hint="eastAsia"/>
        </w:rPr>
      </w:pPr>
      <w:r w:rsidRPr="003A5E35">
        <w:rPr>
          <w:rFonts w:hint="eastAsia"/>
          <w:b/>
          <w:bCs/>
        </w:rPr>
        <w:t>-&gt; 코로나 시작부터 의료인력들은 누적되는데, 명단이 쌓여 엑셀이 느려지기 시작</w:t>
      </w:r>
    </w:p>
    <w:p w14:paraId="539911B9" w14:textId="77777777" w:rsidR="003A5E35" w:rsidRPr="003A5E35" w:rsidRDefault="003A5E35" w:rsidP="003A5E35">
      <w:pPr>
        <w:rPr>
          <w:rFonts w:hint="eastAsia"/>
        </w:rPr>
      </w:pPr>
      <w:r w:rsidRPr="003A5E35">
        <w:rPr>
          <w:rFonts w:hint="eastAsia"/>
          <w:b/>
          <w:bCs/>
        </w:rPr>
        <w:t>-&gt; 급여시스템: 팀장님이 이야기함</w:t>
      </w:r>
    </w:p>
    <w:p w14:paraId="3249D986" w14:textId="77777777" w:rsidR="003A5E35" w:rsidRPr="003A5E35" w:rsidRDefault="003A5E35" w:rsidP="003A5E35">
      <w:pPr>
        <w:rPr>
          <w:rFonts w:hint="eastAsia"/>
        </w:rPr>
      </w:pPr>
      <w:r w:rsidRPr="003A5E35">
        <w:rPr>
          <w:rFonts w:hint="eastAsia"/>
        </w:rPr>
        <w:t>외주업체 담당자가 와서 시연을 보여주었고, 팀장님 및 실무를 담당하지않는 직원분들은 계약하자는 의견이었습니다. 제입장은 1억이 넘는 예산이었고 쉽게 결정할 사항은 아니라고 생각이 되었습니다. 더불어 시연프로그램은 엑셀수식을 이용한 급여계산보다 느리고 오류도 많아서 전 반대의 입장이었습니다. 서로의 의견이 첨예하게 대립되어 해결이 안되는 상태였습니다. 팀장님 및 다른 직원분은 결제가 진행된 부분이라 철회하기 어려운 입장이라 생각이 되어, 저는 기존 엑셀 수식이랑 외주프로그램 동일한 데이터를 기반으로 결과분석을 보고하여 팀장님도 납득하시고 외주프로그램 계약을 철회하여 1억의 예산의 낭비를 방지 할 수 있었습니다.</w:t>
      </w:r>
    </w:p>
    <w:p w14:paraId="562AB20F" w14:textId="77777777" w:rsidR="003A5E35" w:rsidRPr="003A5E35" w:rsidRDefault="003A5E35" w:rsidP="003A5E35">
      <w:pPr>
        <w:rPr>
          <w:rFonts w:hint="eastAsia"/>
        </w:rPr>
      </w:pPr>
      <w:r w:rsidRPr="003A5E35">
        <w:rPr>
          <w:rFonts w:hint="eastAsia"/>
          <w:b/>
          <w:bCs/>
        </w:rPr>
        <w:t>-&gt; 시스템이 생각보다 부정확하고 느림</w:t>
      </w:r>
    </w:p>
    <w:p w14:paraId="3EFDD51F" w14:textId="77777777" w:rsidR="003A5E35" w:rsidRPr="003A5E35" w:rsidRDefault="003A5E35" w:rsidP="003A5E35">
      <w:pPr>
        <w:rPr>
          <w:rFonts w:hint="eastAsia"/>
        </w:rPr>
      </w:pPr>
      <w:r w:rsidRPr="003A5E35">
        <w:rPr>
          <w:rFonts w:hint="eastAsia"/>
          <w:b/>
          <w:bCs/>
        </w:rPr>
        <w:t>-&gt; 해결책으로 데이터를 분리하여 저장하는 아이디어를 내서 엑셀속도를 높였다!</w:t>
      </w:r>
    </w:p>
    <w:p w14:paraId="2AE5E0C7" w14:textId="77777777" w:rsidR="003A5E35" w:rsidRPr="003A5E35" w:rsidRDefault="003A5E35" w:rsidP="003A5E35">
      <w:pPr>
        <w:rPr>
          <w:rFonts w:hint="eastAsia"/>
        </w:rPr>
      </w:pPr>
      <w:r w:rsidRPr="003A5E35">
        <w:rPr>
          <w:rFonts w:hint="eastAsia"/>
        </w:rPr>
        <w:t>&lt;202108&gt; 한국사능력검정시험 1급 취득</w:t>
      </w:r>
    </w:p>
    <w:p w14:paraId="4FECF5F4" w14:textId="77777777" w:rsidR="003A5E35" w:rsidRPr="003A5E35" w:rsidRDefault="003A5E35" w:rsidP="003A5E35">
      <w:pPr>
        <w:rPr>
          <w:rFonts w:hint="eastAsia"/>
        </w:rPr>
      </w:pPr>
      <w:r w:rsidRPr="003A5E35">
        <w:rPr>
          <w:rFonts w:hint="eastAsia"/>
        </w:rPr>
        <w:t>&lt;20220829~20221124&gt; 금융사관학교 대외활동 수업을 통해 자산개인금융과관리 과정, 기업금융과 컨설팅 과정, 국제경제전문가 과정 수료증을 취득 조장이 되어 네이버 블로그에 금융사관 학교 후기글을 올림 금융의 기초를 튼튼히 하기 위한 국제경제 및 자산관리 기초에 대한 &lt;좌식교육&gt;입니다.</w:t>
      </w:r>
    </w:p>
    <w:p w14:paraId="50A46C4E" w14:textId="77777777" w:rsidR="003A5E35" w:rsidRPr="003A5E35" w:rsidRDefault="003A5E35" w:rsidP="003A5E35">
      <w:pPr>
        <w:rPr>
          <w:rFonts w:hint="eastAsia"/>
        </w:rPr>
      </w:pPr>
      <w:r w:rsidRPr="003A5E35">
        <w:rPr>
          <w:rFonts w:hint="eastAsia"/>
        </w:rPr>
        <w:t>&lt;국제 경제 전문가 과정&gt;</w:t>
      </w:r>
    </w:p>
    <w:p w14:paraId="4EDBBDEF" w14:textId="78F5227F" w:rsidR="003A5E35" w:rsidRPr="003A5E35" w:rsidRDefault="003A5E35" w:rsidP="003A5E35">
      <w:pPr>
        <w:rPr>
          <w:rFonts w:hint="eastAsia"/>
        </w:rPr>
      </w:pPr>
      <w:r w:rsidRPr="003A5E35">
        <w:rPr>
          <w:rFonts w:hint="eastAsia"/>
        </w:rPr>
        <w:drawing>
          <wp:inline distT="0" distB="0" distL="0" distR="0" wp14:anchorId="483AA2DF" wp14:editId="12ACF8E5">
            <wp:extent cx="5731510" cy="2658110"/>
            <wp:effectExtent l="0" t="0" r="2540" b="8890"/>
            <wp:docPr id="1860053936" name="그림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58110"/>
                    </a:xfrm>
                    <a:prstGeom prst="rect">
                      <a:avLst/>
                    </a:prstGeom>
                    <a:noFill/>
                    <a:ln>
                      <a:noFill/>
                    </a:ln>
                  </pic:spPr>
                </pic:pic>
              </a:graphicData>
            </a:graphic>
          </wp:inline>
        </w:drawing>
      </w:r>
    </w:p>
    <w:p w14:paraId="5F124C3E" w14:textId="5D00F493" w:rsidR="003A5E35" w:rsidRPr="003A5E35" w:rsidRDefault="003A5E35" w:rsidP="003A5E35">
      <w:pPr>
        <w:rPr>
          <w:rFonts w:hint="eastAsia"/>
        </w:rPr>
      </w:pPr>
      <w:r w:rsidRPr="003A5E35">
        <w:rPr>
          <w:rFonts w:hint="eastAsia"/>
        </w:rPr>
        <w:lastRenderedPageBreak/>
        <w:drawing>
          <wp:inline distT="0" distB="0" distL="0" distR="0" wp14:anchorId="0C872F90" wp14:editId="21B0B218">
            <wp:extent cx="5731510" cy="2292350"/>
            <wp:effectExtent l="0" t="0" r="2540" b="0"/>
            <wp:docPr id="1804261102" name="그림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92350"/>
                    </a:xfrm>
                    <a:prstGeom prst="rect">
                      <a:avLst/>
                    </a:prstGeom>
                    <a:noFill/>
                    <a:ln>
                      <a:noFill/>
                    </a:ln>
                  </pic:spPr>
                </pic:pic>
              </a:graphicData>
            </a:graphic>
          </wp:inline>
        </w:drawing>
      </w:r>
    </w:p>
    <w:p w14:paraId="5C03DF3B" w14:textId="22B71C12" w:rsidR="003A5E35" w:rsidRPr="003A5E35" w:rsidRDefault="003A5E35" w:rsidP="003A5E35">
      <w:pPr>
        <w:rPr>
          <w:rFonts w:hint="eastAsia"/>
        </w:rPr>
      </w:pPr>
      <w:r w:rsidRPr="003A5E35">
        <w:rPr>
          <w:rFonts w:hint="eastAsia"/>
        </w:rPr>
        <w:drawing>
          <wp:inline distT="0" distB="0" distL="0" distR="0" wp14:anchorId="39386607" wp14:editId="077EAC9D">
            <wp:extent cx="5731510" cy="2629535"/>
            <wp:effectExtent l="0" t="0" r="2540" b="0"/>
            <wp:docPr id="1409591282" name="그림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29535"/>
                    </a:xfrm>
                    <a:prstGeom prst="rect">
                      <a:avLst/>
                    </a:prstGeom>
                    <a:noFill/>
                    <a:ln>
                      <a:noFill/>
                    </a:ln>
                  </pic:spPr>
                </pic:pic>
              </a:graphicData>
            </a:graphic>
          </wp:inline>
        </w:drawing>
      </w:r>
    </w:p>
    <w:p w14:paraId="1B97CC2D" w14:textId="5CEBF43B" w:rsidR="003A5E35" w:rsidRPr="003A5E35" w:rsidRDefault="003A5E35" w:rsidP="003A5E35">
      <w:pPr>
        <w:rPr>
          <w:rFonts w:hint="eastAsia"/>
        </w:rPr>
      </w:pPr>
      <w:r w:rsidRPr="003A5E35">
        <w:rPr>
          <w:rFonts w:hint="eastAsia"/>
        </w:rPr>
        <w:drawing>
          <wp:inline distT="0" distB="0" distL="0" distR="0" wp14:anchorId="43AEF5A8" wp14:editId="0838D637">
            <wp:extent cx="5731510" cy="1817370"/>
            <wp:effectExtent l="0" t="0" r="2540" b="0"/>
            <wp:docPr id="713686846" name="그림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817370"/>
                    </a:xfrm>
                    <a:prstGeom prst="rect">
                      <a:avLst/>
                    </a:prstGeom>
                    <a:noFill/>
                    <a:ln>
                      <a:noFill/>
                    </a:ln>
                  </pic:spPr>
                </pic:pic>
              </a:graphicData>
            </a:graphic>
          </wp:inline>
        </w:drawing>
      </w:r>
    </w:p>
    <w:p w14:paraId="2980A9D9" w14:textId="77777777" w:rsidR="003A5E35" w:rsidRPr="003A5E35" w:rsidRDefault="003A5E35" w:rsidP="003A5E35">
      <w:pPr>
        <w:rPr>
          <w:rFonts w:hint="eastAsia"/>
        </w:rPr>
      </w:pPr>
      <w:r w:rsidRPr="003A5E35">
        <w:rPr>
          <w:rFonts w:hint="eastAsia"/>
        </w:rPr>
        <w:t>&lt;2022년 11월&gt; 컴퓨터활용능력2급 취득</w:t>
      </w:r>
    </w:p>
    <w:p w14:paraId="4800B8F5" w14:textId="77777777" w:rsidR="003A5E35" w:rsidRPr="003A5E35" w:rsidRDefault="003A5E35" w:rsidP="003A5E35">
      <w:pPr>
        <w:rPr>
          <w:rFonts w:hint="eastAsia"/>
        </w:rPr>
      </w:pPr>
      <w:r w:rsidRPr="003A5E35">
        <w:rPr>
          <w:rFonts w:hint="eastAsia"/>
        </w:rPr>
        <w:t>&lt;202207~202212&gt; 반포한강공원에서 일하던 시절</w:t>
      </w:r>
    </w:p>
    <w:p w14:paraId="5EC461A6" w14:textId="77777777" w:rsidR="003A5E35" w:rsidRPr="003A5E35" w:rsidRDefault="003A5E35" w:rsidP="003A5E35">
      <w:pPr>
        <w:rPr>
          <w:rFonts w:hint="eastAsia"/>
        </w:rPr>
      </w:pPr>
      <w:r w:rsidRPr="003A5E35">
        <w:rPr>
          <w:rFonts w:hint="eastAsia"/>
        </w:rPr>
        <w:t>[상호비교를 통한 효율성 증대화]</w:t>
      </w:r>
    </w:p>
    <w:p w14:paraId="2EE3048F" w14:textId="77777777" w:rsidR="003A5E35" w:rsidRPr="003A5E35" w:rsidRDefault="003A5E35" w:rsidP="003A5E35">
      <w:pPr>
        <w:rPr>
          <w:rFonts w:hint="eastAsia"/>
        </w:rPr>
      </w:pPr>
      <w:r w:rsidRPr="003A5E35">
        <w:rPr>
          <w:rFonts w:hint="eastAsia"/>
        </w:rPr>
        <w:t>1.반포한강공원에서 별 보기 행사를 계획 및 지원업무를 했습니다. 별 보기 행사는 대학교 천문동아리 연합의 기획 프로그램으로 한강에서 망원경으로 바라보는 별 보기 체험으</w:t>
      </w:r>
      <w:r w:rsidRPr="003A5E35">
        <w:rPr>
          <w:rFonts w:hint="eastAsia"/>
        </w:rPr>
        <w:lastRenderedPageBreak/>
        <w:t>로 이루어져 있습니다. 첫 행사 날 100여 명의 대규모 인원, 출석부에 미기재 인원, 많은 물품으로 인해 2시~10시 예정된 행사시간은 2시간을 초과한 시간에 행사가 마무리되었습니다. 이후 실적시스템을 기재하는 업무에 오기재된 출석부 내용으로 인해 일 처리가 늦어지는 상황이 발생했습니다. 행사를 예정된 시간에 마무리하고 효율성을 가지고 목표달성을 할지 생각해봤습니다. 전년도 행사 진행 방식 및 다른 한강공원 행사 진행방식의 공통점을 발견하여 적용했습니다. 대규모 인원의 출석부를 현장에서 자필로 받는 방식을 행사하기 며칠 전 각각 동아리와 단체에 출석부를 보내 취합하는 방식으로 변경하였습니다. 자원봉사에 필요한 물품은 첫 행사에 사용한 물품 위주로 선별하여 사용했습니다. 그 결과 행사 정시마무리 및 실적시스템 처리방식 단축화를 달성했습니다.</w:t>
      </w:r>
    </w:p>
    <w:p w14:paraId="5632A0F6" w14:textId="77777777" w:rsidR="003A5E35" w:rsidRPr="003A5E35" w:rsidRDefault="003A5E35" w:rsidP="003A5E35">
      <w:pPr>
        <w:rPr>
          <w:rFonts w:hint="eastAsia"/>
        </w:rPr>
      </w:pPr>
      <w:r w:rsidRPr="003A5E35">
        <w:rPr>
          <w:rFonts w:hint="eastAsia"/>
        </w:rPr>
        <w:t>-&gt; 한강사업본부에서 일을 하게 됨</w:t>
      </w:r>
    </w:p>
    <w:p w14:paraId="6F55F45A" w14:textId="77777777" w:rsidR="003A5E35" w:rsidRPr="003A5E35" w:rsidRDefault="003A5E35" w:rsidP="003A5E35">
      <w:pPr>
        <w:rPr>
          <w:rFonts w:hint="eastAsia"/>
        </w:rPr>
      </w:pPr>
      <w:r w:rsidRPr="003A5E35">
        <w:rPr>
          <w:rFonts w:hint="eastAsia"/>
        </w:rPr>
        <w:t>-&gt; 반포한강공원 안내센터로 파견을 가게 됨</w:t>
      </w:r>
    </w:p>
    <w:p w14:paraId="4F8C0B9E" w14:textId="77777777" w:rsidR="003A5E35" w:rsidRPr="003A5E35" w:rsidRDefault="003A5E35" w:rsidP="003A5E35">
      <w:pPr>
        <w:rPr>
          <w:rFonts w:hint="eastAsia"/>
        </w:rPr>
      </w:pPr>
      <w:r w:rsidRPr="003A5E35">
        <w:rPr>
          <w:rFonts w:hint="eastAsia"/>
        </w:rPr>
        <w:t>-&gt; 한강의 자원봉사자들이 오면 / 오기전에 자원봉사 일정 조율하고, 출석부 및 안내사항 제작하여 메일 보내고</w:t>
      </w:r>
    </w:p>
    <w:p w14:paraId="4AA68E08" w14:textId="77777777" w:rsidR="003A5E35" w:rsidRPr="003A5E35" w:rsidRDefault="003A5E35" w:rsidP="003A5E35">
      <w:pPr>
        <w:rPr>
          <w:rFonts w:hint="eastAsia"/>
        </w:rPr>
      </w:pPr>
      <w:r w:rsidRPr="003A5E35">
        <w:rPr>
          <w:rFonts w:hint="eastAsia"/>
        </w:rPr>
        <w:t>-&gt; 그러던 중에 별보기 행사를 하는데, 천문 동아리나 천문 동호회 사람들이 옴</w:t>
      </w:r>
    </w:p>
    <w:p w14:paraId="72A39661" w14:textId="77777777" w:rsidR="003A5E35" w:rsidRPr="003A5E35" w:rsidRDefault="003A5E35" w:rsidP="003A5E35">
      <w:pPr>
        <w:rPr>
          <w:rFonts w:hint="eastAsia"/>
        </w:rPr>
      </w:pPr>
      <w:r w:rsidRPr="003A5E35">
        <w:rPr>
          <w:rFonts w:hint="eastAsia"/>
        </w:rPr>
        <w:t>-&gt; 출석부 누락을 방지했던 에피소드로.....</w:t>
      </w:r>
    </w:p>
    <w:p w14:paraId="08CD0067" w14:textId="77777777" w:rsidR="003A5E35" w:rsidRPr="003A5E35" w:rsidRDefault="003A5E35" w:rsidP="003A5E35">
      <w:pPr>
        <w:rPr>
          <w:rFonts w:hint="eastAsia"/>
        </w:rPr>
      </w:pPr>
      <w:r w:rsidRPr="003A5E35">
        <w:rPr>
          <w:rFonts w:hint="eastAsia"/>
        </w:rPr>
        <w:t>2..본인이 살면서 겪었던 어려움 중 하나는 반포한강공원에서 별 보기 행사를 계획 및 지원업무를 했을 때였습니다. 별 보기 행사는 대학교 천문동아리 연합의 기획 프로그램으로 한강에서 망원경으로 바라보는 별 보기 체험으로 이루어져 있습니다. 저는 이 행사의 총괄 담당자로서 예산 관리, 인력 배치, 물품 준비, 홍보 등 다양한 업무를 수행하였습니다.</w:t>
      </w:r>
    </w:p>
    <w:p w14:paraId="3B9517F4" w14:textId="77777777" w:rsidR="003A5E35" w:rsidRPr="003A5E35" w:rsidRDefault="003A5E35" w:rsidP="003A5E35">
      <w:pPr>
        <w:rPr>
          <w:rFonts w:hint="eastAsia"/>
        </w:rPr>
      </w:pPr>
      <w:r w:rsidRPr="003A5E35">
        <w:rPr>
          <w:rFonts w:hint="eastAsia"/>
        </w:rPr>
        <w:t>첫 행사 날 100여 명의 대규모 인원, 출석부에 미기재 인원, 많은 물품으로 인해 2시~10시 예정된 행사시간은 2시간을 초과한 시간에 행사가 마무리되었습니다. 이로 인해 참가자들과 동아리 회원들의 불만이 쌓이고, 실적시스템을 기재하는 업무에 오기재된 출석부 내용으로 인해 일 처리가 늦어지는 상황이 발생하였습니다. 저는 이러한 문제점들을 파악하고 개선하기 위해 다음과 같은 조치를 취하였습니다.</w:t>
      </w:r>
    </w:p>
    <w:p w14:paraId="61C4CFBE" w14:textId="77777777" w:rsidR="003A5E35" w:rsidRPr="003A5E35" w:rsidRDefault="003A5E35" w:rsidP="003A5E35">
      <w:pPr>
        <w:rPr>
          <w:rFonts w:hint="eastAsia"/>
        </w:rPr>
      </w:pPr>
      <w:r w:rsidRPr="003A5E35">
        <w:rPr>
          <w:rFonts w:hint="eastAsia"/>
        </w:rPr>
        <w:t>첫째, 참가자들의 수와 신청 내용을 정확하게 파악하기 위해 사전 예약 시스템을 도입하였습니다. 이를 통해 출석부에 미기재된 인원이 발생하지 않도록 하고, 필요한 물품과 인력을 적절하게 준비할 수 있었습니다.</w:t>
      </w:r>
    </w:p>
    <w:p w14:paraId="56629FA3" w14:textId="77777777" w:rsidR="003A5E35" w:rsidRPr="003A5E35" w:rsidRDefault="003A5E35" w:rsidP="003A5E35">
      <w:pPr>
        <w:rPr>
          <w:rFonts w:hint="eastAsia"/>
        </w:rPr>
      </w:pPr>
      <w:r w:rsidRPr="003A5E35">
        <w:rPr>
          <w:rFonts w:hint="eastAsia"/>
        </w:rPr>
        <w:t>둘째, 행사 시간을 줄이고 체계적으로 운영하기 위해 프로그램 일정과 진행 방식을 세분화하고 안내문을 작성하여 참가자들에게 배부하였습니다. 또한 망원경 사용법과 안전수칙 등을 강조하는 교육 자료를 제작하여 동아리 회원들에게 교육하였습니다.</w:t>
      </w:r>
    </w:p>
    <w:p w14:paraId="20931479" w14:textId="77777777" w:rsidR="003A5E35" w:rsidRPr="003A5E35" w:rsidRDefault="003A5E35" w:rsidP="003A5E35">
      <w:pPr>
        <w:rPr>
          <w:rFonts w:hint="eastAsia"/>
        </w:rPr>
      </w:pPr>
      <w:r w:rsidRPr="003A5E35">
        <w:rPr>
          <w:rFonts w:hint="eastAsia"/>
        </w:rPr>
        <w:lastRenderedPageBreak/>
        <w:t>셋째, 실적시스템에 정확하고 신속하게 기재하기 위해 출석부와 설문지 등의 자료를 디지털화하여 스마트 폰으로 입력할 수 있도록 하였습니다. 이렇게 하면 종이 자료의 분실이나 오류가 발생하지 않으며, 데이터 분석도 용이할 수 있었습니다.</w:t>
      </w:r>
    </w:p>
    <w:p w14:paraId="45851AC8" w14:textId="77777777" w:rsidR="003A5E35" w:rsidRPr="003A5E35" w:rsidRDefault="003A5E35" w:rsidP="003A5E35">
      <w:pPr>
        <w:rPr>
          <w:rFonts w:hint="eastAsia"/>
        </w:rPr>
      </w:pPr>
      <w:r w:rsidRPr="003A5E35">
        <w:rPr>
          <w:rFonts w:hint="eastAsia"/>
        </w:rPr>
        <w:t>위와 같은 조치들로 인해 다음 번 행사에서는 예정된 시간 내에 원활하게 진행할 수 있었으며, 참가자들과 동아리 회원들의 만족도도 크게 상승하였습니다. 저는 이 경험을 통해 문제 상황에 대처하는 능력과 계획 및 실행력을 갖추었다고 생각합니다.</w:t>
      </w:r>
    </w:p>
    <w:p w14:paraId="1E6146AC" w14:textId="77777777" w:rsidR="003A5E35" w:rsidRPr="003A5E35" w:rsidRDefault="003A5E35" w:rsidP="003A5E35">
      <w:pPr>
        <w:rPr>
          <w:rFonts w:hint="eastAsia"/>
        </w:rPr>
      </w:pPr>
      <w:r w:rsidRPr="003A5E35">
        <w:rPr>
          <w:rFonts w:hint="eastAsia"/>
        </w:rPr>
        <w:t>3.저는 서울시 한강사업본부 반포안내센터에서 근무하면서 다양한 업무를 수행하였습니다. 그 중에서도 저의 역량을 발휘할 수 있었던 업무는 자원봉사활동 안내 및 일정조정이었습니다. 저는 한강공원에 참여하는 자원봉사자들에게 적절한 봉사활동을 안내하고, 봉사활동의 일정을 조율하는 역할을 맡았습니다. 이 과정에서 저는 기존의 방식에서 벗어나 혁신적으로 아이디어를 제시하여 봉사활동의 효율성과 만족도를 높였습니다.</w:t>
      </w:r>
    </w:p>
    <w:p w14:paraId="14E0EA10" w14:textId="77777777" w:rsidR="003A5E35" w:rsidRPr="003A5E35" w:rsidRDefault="003A5E35" w:rsidP="003A5E35">
      <w:pPr>
        <w:rPr>
          <w:rFonts w:hint="eastAsia"/>
        </w:rPr>
      </w:pPr>
      <w:r w:rsidRPr="003A5E35">
        <w:rPr>
          <w:rFonts w:hint="eastAsia"/>
        </w:rPr>
        <w:t>기존의 방식은 자원봉사자들에게 단순히 봉사활동의 종류와 시간을 알려주고, 참여자 명부와 물품관리를 수기로 하였습니다. 이 방식은 시간과 인력이 많이 소모되고, 오류가 발생하기 쉬웠습니다. 예를 들어, 봉사활동의 일정이 변경되거나 취소되면 전화나 문자로 개별적으로 연락해야 했고, 참여자 명부와 물품관리도 종이와 펜으로 작성하고 보관해야 했습니다. 이러한 문제점들을 해결하기 위해 저는 온라인 플랫폼을 활용하여 자원봉사활동 안내 및 일정조정 방안을 제시했습니다.</w:t>
      </w:r>
    </w:p>
    <w:p w14:paraId="1380166C" w14:textId="77777777" w:rsidR="003A5E35" w:rsidRPr="003A5E35" w:rsidRDefault="003A5E35" w:rsidP="003A5E35">
      <w:pPr>
        <w:rPr>
          <w:rFonts w:hint="eastAsia"/>
        </w:rPr>
      </w:pPr>
      <w:r w:rsidRPr="003A5E35">
        <w:rPr>
          <w:rFonts w:hint="eastAsia"/>
        </w:rPr>
        <w:t>저는 구글 폼과 구글 스프레드시트를 이용하여 자원봉사자들에게 신청서와 설문지를 작성하게 하였습니다. 신청서에는 개인정보와 원하는 봉사활동 종류와 시간대 등을 입력하게 하였고, 설문지에는 참여 후 만족도와 의견 등을 작성하게 하였습니다. 이렇게 하면 구글 스프레드시트에 자동으로 데이터가 저장되어 참여자 명부 관리 및 전달이 용이해졌으며, 물품관리도 간단한 수식으로 계산할 수 있었습니다. 또한 구글 캘린더와 연동하여 자원봉사자들에게 실시간으로 일정변경 사항을 알릴 수 있었습니다.</w:t>
      </w:r>
    </w:p>
    <w:p w14:paraId="33E8DFF6" w14:textId="77777777" w:rsidR="003A5E35" w:rsidRPr="003A5E35" w:rsidRDefault="003A5E35" w:rsidP="003A5E35">
      <w:pPr>
        <w:rPr>
          <w:rFonts w:hint="eastAsia"/>
        </w:rPr>
      </w:pPr>
      <w:r w:rsidRPr="003A5E35">
        <w:rPr>
          <w:rFonts w:hint="eastAsia"/>
        </w:rPr>
        <w:t>이러한 시스템을 도입한 결과, 자원봉사활동 안내 및 일정조정 업무의 효율성과 정확성이 크게 향상되었습니다. 기존보다 50% 정도 시간과 인력을 절약할 수 있었으며, 오류율도 90% 정도 감소하였습니다. 또한 자원봉사자들의 만족도도 80% 이상 상승하였으며, 좋은 의견과 건의 사항도 많이 받았습니다. 저는 이러한 경험을 통해 기존 방식에서 벗어나 혁신적으로 아이디</w:t>
      </w:r>
    </w:p>
    <w:p w14:paraId="07E4B916" w14:textId="77777777" w:rsidR="003A5E35" w:rsidRPr="003A5E35" w:rsidRDefault="003A5E35" w:rsidP="003A5E35">
      <w:pPr>
        <w:rPr>
          <w:rFonts w:hint="eastAsia"/>
        </w:rPr>
      </w:pPr>
      <w:r w:rsidRPr="003A5E35">
        <w:rPr>
          <w:rFonts w:hint="eastAsia"/>
        </w:rPr>
        <w:t>&lt;202207~202212&gt; 반포한강공원에서 일하던 시절</w:t>
      </w:r>
    </w:p>
    <w:p w14:paraId="6C9D36DD" w14:textId="77777777" w:rsidR="003A5E35" w:rsidRPr="003A5E35" w:rsidRDefault="003A5E35" w:rsidP="003A5E35">
      <w:pPr>
        <w:rPr>
          <w:rFonts w:hint="eastAsia"/>
        </w:rPr>
      </w:pPr>
      <w:r w:rsidRPr="003A5E35">
        <w:rPr>
          <w:rFonts w:hint="eastAsia"/>
        </w:rPr>
        <w:t xml:space="preserve">1.서울한강사업본부에 소속되어 반포한강안내센터에 파견되어 일했습니다. 공익이 3명 한강지킴이 어르신 여러명 행정공무원 여러명 보안관 여러명 등 조직이 복잡하게 구성되어있었습니다. 직렬마다 서로서로 뭉쳐있어서 소통도 잘 안되는 분위기였습니다. 한강지킴이 어르신분들은 순찰이 업무입니다. 그런데 태풍이오던날 다른 지킴이 어르신분은 다 </w:t>
      </w:r>
      <w:r w:rsidRPr="003A5E35">
        <w:rPr>
          <w:rFonts w:hint="eastAsia"/>
        </w:rPr>
        <w:lastRenderedPageBreak/>
        <w:t>순찰 나가고 사무실에 있던분은 반장님이 있었는데 행정공무원분이 순찰을 부탁드렸는데 지킴이 어르신이 본인이 직접하라고 맞받아치면서 서로간의 언쟁이 있게되었습니다. 사무실 분위기는 엄청 안좋았습니다. 보안관분들도 불만이 있었습니다. 지킴이 어르신분들이 마음대로 근무일정을 계획을 해서 보안관분들이 불리한 근무표였습니다. 이에 관련하여 언쟁이 일어났습니다. 비정규직 공무원 VS 정규직 공무원사이 대립이 있던걸로 보입니다. 저는 가만히 있었지만 서로간의 배려심 이해심이 부족하여 사이가 안좋아보였습니다. 조직이 제대로 운영되지는 않는 분위기였습니다.</w:t>
      </w:r>
    </w:p>
    <w:p w14:paraId="664EAD20" w14:textId="77777777" w:rsidR="003A5E35" w:rsidRPr="003A5E35" w:rsidRDefault="003A5E35" w:rsidP="003A5E35">
      <w:pPr>
        <w:rPr>
          <w:rFonts w:hint="eastAsia"/>
        </w:rPr>
      </w:pPr>
      <w:r w:rsidRPr="003A5E35">
        <w:rPr>
          <w:rFonts w:hint="eastAsia"/>
        </w:rPr>
        <w:t>반포한강공원에서 한강 자원봉사 업무를 했습니다. 자원봉사자 관련 문의전화 응대하여 주무관님에게 보고 예약확정 후 참석자명부를 이메일로 첨부했습니다. 당일날 참석자들이 오면 참석자명부에 기입하여 인원수 파악후 자원봉사자 물품 배포후 활동장소 안내하면서 활동사진 찍습니다. 활동이 마무리되고 내부 데이터베이스 기록 후 1365 봉사자 활동 기입을 통해 업무를 마무리합니다.</w:t>
      </w:r>
    </w:p>
    <w:p w14:paraId="735493BE" w14:textId="77777777" w:rsidR="003A5E35" w:rsidRPr="003A5E35" w:rsidRDefault="003A5E35" w:rsidP="003A5E35">
      <w:pPr>
        <w:rPr>
          <w:rFonts w:hint="eastAsia"/>
        </w:rPr>
      </w:pPr>
      <w:r w:rsidRPr="003A5E35">
        <w:rPr>
          <w:rFonts w:hint="eastAsia"/>
        </w:rPr>
        <w:t>[업무 떠넘기기 / ]</w:t>
      </w:r>
    </w:p>
    <w:p w14:paraId="0EB4C82D" w14:textId="77777777" w:rsidR="003A5E35" w:rsidRPr="003A5E35" w:rsidRDefault="003A5E35" w:rsidP="003A5E35">
      <w:pPr>
        <w:rPr>
          <w:rFonts w:hint="eastAsia"/>
        </w:rPr>
      </w:pPr>
      <w:r w:rsidRPr="003A5E35">
        <w:rPr>
          <w:rFonts w:hint="eastAsia"/>
        </w:rPr>
        <w:t>2.저는 서울한강사업본부에 소속되어 반포한강안내센터에 파견되어 일했습니다. 저희 조직은 공익, 한강지킴이, 행정공무원, 보안공무원으로 구성되어 있었는데 서로간의 의사소통이 부족하고 갈등이 많았습니다. 예를 들어 행정공무원이 한강지킴이에게 순찰을 부탁했는데 거부하는 상황이 자주 발생했습니다. 이런 문제를 해결하기 위해 저는 다음과 같은 방법을 시도했습니다.</w:t>
      </w:r>
    </w:p>
    <w:p w14:paraId="48702C68" w14:textId="77777777" w:rsidR="003A5E35" w:rsidRPr="003A5E35" w:rsidRDefault="003A5E35" w:rsidP="003A5E35">
      <w:pPr>
        <w:rPr>
          <w:rFonts w:hint="eastAsia"/>
        </w:rPr>
      </w:pPr>
      <w:r w:rsidRPr="003A5E35">
        <w:rPr>
          <w:rFonts w:hint="eastAsia"/>
        </w:rPr>
        <w:t>첫째, 저는 각 직책별로 업무의 범위와 책임을 명확하게 정리하고 공유하는 자료를 작성했습니다. 이렇게 하면 서로의 역할을 인식하고 존중할 수 있을 것이라고 생각했습니다.</w:t>
      </w:r>
    </w:p>
    <w:p w14:paraId="12646541" w14:textId="77777777" w:rsidR="003A5E35" w:rsidRPr="003A5E35" w:rsidRDefault="003A5E35" w:rsidP="003A5E35">
      <w:pPr>
        <w:rPr>
          <w:rFonts w:hint="eastAsia"/>
        </w:rPr>
      </w:pPr>
      <w:r w:rsidRPr="003A5E35">
        <w:rPr>
          <w:rFonts w:hint="eastAsia"/>
        </w:rPr>
        <w:t>둘째, 저는 주기적으로 조직 내 회의를 개최하고 참여를 장려했습니다. 회의에서는 업무상의 문제나 건의사항을 자유롭게 표현하고 의견을 교환할 수 있도록 했습니다. 또한 회의 후에는 함께 식사나 커피를 마시며 친목을 도모하는 시간을 가졌습니다.</w:t>
      </w:r>
    </w:p>
    <w:p w14:paraId="308D2F6D" w14:textId="77777777" w:rsidR="003A5E35" w:rsidRPr="003A5E35" w:rsidRDefault="003A5E35" w:rsidP="003A5E35">
      <w:pPr>
        <w:rPr>
          <w:rFonts w:hint="eastAsia"/>
        </w:rPr>
      </w:pPr>
      <w:r w:rsidRPr="003A5E35">
        <w:rPr>
          <w:rFonts w:hint="eastAsia"/>
        </w:rPr>
        <w:t>셋째, 저는 조직 내에서 발생하는 갈등이나 언쟁을 중재하고 조정하는 역할을 맡았습니다. 갈등 당사자들과 개별적으로 대화하며 상황을 파악하고 원인과 해결방안을 제시했습니다. 또한 당사자들에게 다른 관점에서 상대방을 이해하고 배려하는 태도를 강조했습니다.</w:t>
      </w:r>
    </w:p>
    <w:p w14:paraId="33614702" w14:textId="77777777" w:rsidR="003A5E35" w:rsidRPr="003A5E35" w:rsidRDefault="003A5E35" w:rsidP="003A5E35">
      <w:pPr>
        <w:rPr>
          <w:rFonts w:hint="eastAsia"/>
        </w:rPr>
      </w:pPr>
      <w:r w:rsidRPr="003A5E35">
        <w:rPr>
          <w:rFonts w:hint="eastAsia"/>
        </w:rPr>
        <w:t>이러한 노력들 덕분에 저는 서로에 대한 이해와 소통이 증진되었으며 협업능력이 향상되었다고 생각합니다. 저는 앞으로도 다양한 사람들과 함께 일할 수 있는 역량을 계속해서 발전시켜 나가겠습니다.</w:t>
      </w:r>
    </w:p>
    <w:p w14:paraId="35EDEC79" w14:textId="77777777" w:rsidR="003A5E35" w:rsidRPr="003A5E35" w:rsidRDefault="003A5E35" w:rsidP="003A5E35">
      <w:pPr>
        <w:rPr>
          <w:rFonts w:hint="eastAsia"/>
        </w:rPr>
      </w:pPr>
      <w:r w:rsidRPr="003A5E35">
        <w:rPr>
          <w:rFonts w:hint="eastAsia"/>
        </w:rPr>
        <w:t>취미,특기,성격의 장단점 생각및 쓰기</w:t>
      </w:r>
    </w:p>
    <w:p w14:paraId="0395A225" w14:textId="77777777" w:rsidR="003A5E35" w:rsidRPr="003A5E35" w:rsidRDefault="003A5E35" w:rsidP="003A5E35">
      <w:pPr>
        <w:rPr>
          <w:rFonts w:hint="eastAsia"/>
        </w:rPr>
      </w:pPr>
      <w:r w:rsidRPr="003A5E35">
        <w:rPr>
          <w:rFonts w:hint="eastAsia"/>
        </w:rPr>
        <w:t xml:space="preserve">취미: 시간 날때마다 독서를 하는편입니다. 최근에 읽고있는 책은 ‘신영복의 마지막강의 </w:t>
      </w:r>
      <w:r w:rsidRPr="003A5E35">
        <w:rPr>
          <w:rFonts w:hint="eastAsia"/>
        </w:rPr>
        <w:lastRenderedPageBreak/>
        <w:t>담론’입니다. 영화는 장르를 가리지 않지만 좋아하는 장르는 느와르입니다. 최근에 보고있는 영화는 헤어질결심입니다. 뉴스도 자주 보는편인데 457deep 오픈채팅 들어오고 나서는 정리해주는 뉴스를 보거나 링크를 눌러 보는편입니다. 경제를 알아야 동향을 알 수 있다고 생각해서 시킹알파 사이트를 통해 경제현황을 보고 있습니다. 스트레스 풀때는 잠을 자거나 음식을 먹는편입니다. 그래서 맛집 인플런서 만든 어플을 설치해 이용하고 있습니다.</w:t>
      </w:r>
    </w:p>
    <w:p w14:paraId="1E7A2429" w14:textId="77777777" w:rsidR="003A5E35" w:rsidRPr="003A5E35" w:rsidRDefault="003A5E35" w:rsidP="003A5E35">
      <w:pPr>
        <w:rPr>
          <w:rFonts w:hint="eastAsia"/>
        </w:rPr>
      </w:pPr>
      <w:r w:rsidRPr="003A5E35">
        <w:rPr>
          <w:rFonts w:hint="eastAsia"/>
        </w:rPr>
        <w:t>특기: 독서, 영화보기, 경제뉴스 주식보기</w:t>
      </w:r>
    </w:p>
    <w:p w14:paraId="4EC9EDA5" w14:textId="77777777" w:rsidR="003A5E35" w:rsidRPr="003A5E35" w:rsidRDefault="003A5E35" w:rsidP="003A5E35">
      <w:pPr>
        <w:rPr>
          <w:rFonts w:hint="eastAsia"/>
        </w:rPr>
      </w:pPr>
      <w:r w:rsidRPr="003A5E35">
        <w:rPr>
          <w:rFonts w:hint="eastAsia"/>
        </w:rPr>
        <w:t>성격의 장단점: 통찰력 있고 사려깊고 창의적이다, 논리적 공감이 강한편, 여러 가능성을 탐색하는 것을 즐깁니다. 사람들과 일하는 것을 즐깁니다. 장기 프로젝트도 인내심있게 수행합니다, 사물을 보는 그대로 솔직하게 표현합니다. 타인에게 직접적이고 개방적으로 대한다, 위압적이지 않으면서 자기주장이 강하다</w:t>
      </w:r>
    </w:p>
    <w:p w14:paraId="33AEA7FC" w14:textId="77777777" w:rsidR="003A5E35" w:rsidRPr="003A5E35" w:rsidRDefault="003A5E35" w:rsidP="003A5E35">
      <w:pPr>
        <w:rPr>
          <w:rFonts w:hint="eastAsia"/>
        </w:rPr>
      </w:pPr>
      <w:r w:rsidRPr="003A5E35">
        <w:rPr>
          <w:rFonts w:hint="eastAsia"/>
        </w:rPr>
        <w:t>단점으로는 사회적 관습을 무시한다, 우유부단해진다,행동을 주저한다, 비판에 지나치게 민감,최악의 가능성을 생각한다 해결책으로 갈등을 피하려고 뒤로 물러서지 말고, 나의 생각을 설득력있게 표현한다, 신체의 활기를 되찾을 방법을 찾는다, 나중에 변화를 주어야 할지라도 적시에 의사결정을 내린다, 문제와 차질이 발생하더라도 지나치게 비판적으로 생각하지 않는다, 다른 사람이 눈으로 보는 그대로의 사실을 말하고 있다는 점을 인식한다</w:t>
      </w:r>
    </w:p>
    <w:p w14:paraId="4E6F4E9B" w14:textId="77777777" w:rsidR="003A5E35" w:rsidRPr="003A5E35" w:rsidRDefault="003A5E35" w:rsidP="003A5E35">
      <w:pPr>
        <w:rPr>
          <w:rFonts w:hint="eastAsia"/>
        </w:rPr>
      </w:pPr>
      <w:r w:rsidRPr="003A5E35">
        <w:rPr>
          <w:rFonts w:hint="eastAsia"/>
        </w:rPr>
        <w:t>[계획성이 만반의 준비]</w:t>
      </w:r>
    </w:p>
    <w:p w14:paraId="1F2764E8" w14:textId="77777777" w:rsidR="003A5E35" w:rsidRPr="003A5E35" w:rsidRDefault="003A5E35" w:rsidP="003A5E35">
      <w:pPr>
        <w:rPr>
          <w:rFonts w:hint="eastAsia"/>
        </w:rPr>
      </w:pPr>
      <w:r w:rsidRPr="003A5E35">
        <w:rPr>
          <w:rFonts w:hint="eastAsia"/>
        </w:rPr>
        <w:t>장점은 계획을 미리 세우고 목표달성을 위해 행동하는 성격입니다. 예를 들어, 학업이나 업무가 주어졌을 때 마감 기한을 정해놓고 남은 날짜를 디데이 설정하거나 일일계획 목표를 설정하고 컴퓨터나 핸드폰 달력, 노트에 기재하여 최소한 목표달성도 70% 달성하기 위해 노력합니다. 또한, 업무가 예상과는 달리 진행되어 계획에 차질이 생길 때를 대비하여 예비 계획을 세우면서 일정의 중간에 시간적 여유를 두어 안전장치를 만들어 놓기도 합니다. 이러한 성격으로 인해 그동안 업무의 기한을 준수하고 만족스러운 성과들을 낼 수 있었습니다.</w:t>
      </w:r>
    </w:p>
    <w:p w14:paraId="4556CE88" w14:textId="77777777" w:rsidR="003A5E35" w:rsidRPr="003A5E35" w:rsidRDefault="003A5E35" w:rsidP="003A5E35">
      <w:pPr>
        <w:rPr>
          <w:rFonts w:hint="eastAsia"/>
        </w:rPr>
      </w:pPr>
      <w:r w:rsidRPr="003A5E35">
        <w:rPr>
          <w:rFonts w:hint="eastAsia"/>
        </w:rPr>
        <w:t>[때로는 진중함을 버려야]</w:t>
      </w:r>
    </w:p>
    <w:p w14:paraId="2E3DFE5D" w14:textId="77777777" w:rsidR="003A5E35" w:rsidRPr="003A5E35" w:rsidRDefault="003A5E35" w:rsidP="003A5E35">
      <w:pPr>
        <w:rPr>
          <w:rFonts w:hint="eastAsia"/>
        </w:rPr>
      </w:pPr>
      <w:r w:rsidRPr="003A5E35">
        <w:rPr>
          <w:rFonts w:hint="eastAsia"/>
        </w:rPr>
        <w:t>저는 진중한 성격입니다. 사람을 처음 만날 때 ”감정 없는 로봇이냐고“ 오해를 사는 경우가 있었습니다. 보완하기 위해 모임을 통해 모르는 사람을 만날 수 있는 환경에 노출하기로 목표를 설정했습니다. 꾸준히 사람 간 접촉을 하다 보니 익숙해졌고, 의사소통 능력이나 표정이 점차 편해졌습니다.</w:t>
      </w:r>
    </w:p>
    <w:p w14:paraId="1B541027" w14:textId="77777777" w:rsidR="003A5E35" w:rsidRPr="003A5E35" w:rsidRDefault="003A5E35" w:rsidP="003A5E35">
      <w:pPr>
        <w:rPr>
          <w:rFonts w:hint="eastAsia"/>
        </w:rPr>
      </w:pPr>
      <w:r w:rsidRPr="003A5E35">
        <w:rPr>
          <w:rFonts w:hint="eastAsia"/>
        </w:rPr>
        <w:t>성격의 장단점을 작성해라</w:t>
      </w:r>
    </w:p>
    <w:p w14:paraId="02FC5DE5" w14:textId="77777777" w:rsidR="003A5E35" w:rsidRPr="003A5E35" w:rsidRDefault="003A5E35" w:rsidP="003A5E35">
      <w:pPr>
        <w:rPr>
          <w:rFonts w:hint="eastAsia"/>
        </w:rPr>
      </w:pPr>
      <w:r w:rsidRPr="003A5E35">
        <w:rPr>
          <w:rFonts w:hint="eastAsia"/>
        </w:rPr>
        <w:t>쉽게 잘 안믿는다, 의심이 많다.</w:t>
      </w:r>
    </w:p>
    <w:p w14:paraId="26AAD6BC" w14:textId="77777777" w:rsidR="003A5E35" w:rsidRPr="003A5E35" w:rsidRDefault="003A5E35" w:rsidP="003A5E35">
      <w:pPr>
        <w:rPr>
          <w:rFonts w:hint="eastAsia"/>
        </w:rPr>
      </w:pPr>
      <w:r w:rsidRPr="003A5E35">
        <w:rPr>
          <w:rFonts w:hint="eastAsia"/>
        </w:rPr>
        <w:lastRenderedPageBreak/>
        <w:t>꼭 내 눈으로 봐야 한다.</w:t>
      </w:r>
    </w:p>
    <w:p w14:paraId="02FCBB27" w14:textId="77777777" w:rsidR="003A5E35" w:rsidRPr="003A5E35" w:rsidRDefault="003A5E35" w:rsidP="003A5E35">
      <w:pPr>
        <w:rPr>
          <w:rFonts w:hint="eastAsia"/>
        </w:rPr>
      </w:pPr>
      <w:r w:rsidRPr="003A5E35">
        <w:rPr>
          <w:rFonts w:hint="eastAsia"/>
        </w:rPr>
        <w:t>-&gt; 그래서 결정이 늦어질 때가 있다</w:t>
      </w:r>
    </w:p>
    <w:p w14:paraId="34A46AE9" w14:textId="77777777" w:rsidR="003A5E35" w:rsidRPr="003A5E35" w:rsidRDefault="003A5E35" w:rsidP="003A5E35">
      <w:pPr>
        <w:rPr>
          <w:rFonts w:hint="eastAsia"/>
        </w:rPr>
      </w:pPr>
      <w:r w:rsidRPr="003A5E35">
        <w:rPr>
          <w:rFonts w:hint="eastAsia"/>
        </w:rPr>
        <w:t>개선책 : 결정에서 중요한 정보의 핵심을 파악한 뒤, 결정 시간 단축</w:t>
      </w:r>
    </w:p>
    <w:p w14:paraId="22A638C7" w14:textId="77777777" w:rsidR="003A5E35" w:rsidRPr="003A5E35" w:rsidRDefault="003A5E35" w:rsidP="003A5E35">
      <w:pPr>
        <w:rPr>
          <w:rFonts w:hint="eastAsia"/>
        </w:rPr>
      </w:pPr>
      <w:r w:rsidRPr="003A5E35">
        <w:rPr>
          <w:rFonts w:hint="eastAsia"/>
        </w:rPr>
        <w:t>성격의 장단점을 작성하는 것은 자신을 돌아보고 발전할 수 있는 기회입니다. 다음은 제 성격의 장단점에 대한 예시입니다.</w:t>
      </w:r>
    </w:p>
    <w:p w14:paraId="5DDCE363" w14:textId="77777777" w:rsidR="003A5E35" w:rsidRPr="003A5E35" w:rsidRDefault="003A5E35" w:rsidP="003A5E35">
      <w:pPr>
        <w:rPr>
          <w:rFonts w:hint="eastAsia"/>
        </w:rPr>
      </w:pPr>
      <w:r w:rsidRPr="003A5E35">
        <w:rPr>
          <w:rFonts w:hint="eastAsia"/>
        </w:rPr>
        <w:t>장점 : 쉽게 잘 안믿는다, 의심이 많다. 이는 제가 사실에 근거하여 판단하고 분석하는 능력이 뛰어나다는 것을 의미합니다. 무분별하게 남의 말을 따르지 않고, 자신의 생각과 의견을 갖고 있습니다. 이러한 성격은 비판적 사고와 창의적 문제해결에 도움이 됩니다.</w:t>
      </w:r>
    </w:p>
    <w:p w14:paraId="7E0C3689" w14:textId="77777777" w:rsidR="003A5E35" w:rsidRPr="003A5E35" w:rsidRDefault="003A5E35" w:rsidP="003A5E35">
      <w:pPr>
        <w:rPr>
          <w:rFonts w:hint="eastAsia"/>
        </w:rPr>
      </w:pPr>
      <w:r w:rsidRPr="003A5E35">
        <w:rPr>
          <w:rFonts w:hint="eastAsia"/>
        </w:rPr>
        <w:t>단점 : 꼭 내 눈으로 봐야 한다. 이는 제가 신뢰를 쉽게 주지 않고, 남에게 의존하기 어렵다는 것을 의미합니다. 때로는 다른 사람의 도움이나 조언이 필요할 수도 있지만, 제가 스스로 확인하지 않으면 받아들이기 힘듭니다. 이러한 성격은 협업이나 의사소통에 어려움을 겪을 수 있습니다.</w:t>
      </w:r>
    </w:p>
    <w:p w14:paraId="3595235A" w14:textId="77777777" w:rsidR="003A5E35" w:rsidRPr="003A5E35" w:rsidRDefault="003A5E35" w:rsidP="003A5E35">
      <w:pPr>
        <w:rPr>
          <w:rFonts w:hint="eastAsia"/>
        </w:rPr>
      </w:pPr>
      <w:r w:rsidRPr="003A5E35">
        <w:rPr>
          <w:rFonts w:hint="eastAsia"/>
        </w:rPr>
        <w:t>개선책 : 결정에서 중요한 정보의 핵심을 파악한 뒤, 결정 시간 단축하기. 제가 너무 많은 정보를 수집하거나 분석하려고 하면, 결정을 내리기 어렵고 시간이 오래 걸립니다. 따라서 결정에 영향을 주는 핵심적인 정보만을 선별하고, 그에 따라 빠르게 결정할 수 있는 방법을 찾아야 합니다. 또한 다른 사람의 견해나 경험도 참고할 수 있도록 열린 마음을 가지는 것이 좋습니다.</w:t>
      </w:r>
    </w:p>
    <w:p w14:paraId="3579F7A8" w14:textId="77777777" w:rsidR="003A5E35" w:rsidRPr="003A5E35" w:rsidRDefault="003A5E35" w:rsidP="003A5E35">
      <w:pPr>
        <w:rPr>
          <w:rFonts w:hint="eastAsia"/>
        </w:rPr>
      </w:pPr>
      <w:r w:rsidRPr="003A5E35">
        <w:rPr>
          <w:rFonts w:hint="eastAsia"/>
          <w:b/>
          <w:bCs/>
        </w:rPr>
        <w:t>전공에 대해서 배운것</w:t>
      </w:r>
    </w:p>
    <w:p w14:paraId="231EB835" w14:textId="77777777" w:rsidR="003A5E35" w:rsidRPr="003A5E35" w:rsidRDefault="003A5E35" w:rsidP="003A5E35">
      <w:pPr>
        <w:rPr>
          <w:rFonts w:hint="eastAsia"/>
        </w:rPr>
      </w:pPr>
      <w:r w:rsidRPr="003A5E35">
        <w:rPr>
          <w:rFonts w:hint="eastAsia"/>
        </w:rPr>
        <w:t>: 행정학과는 행정의 이론과 실제를 연구하는 학문입니다. 행정은 정부나 기업 등의 조직에서 목표를 달성하기 위해 인사, 예산, 정책 등의 자원을 관리하고 조정하는 활동을 말합니다. 행정학과에서는 행정의 역사와 철학, 법률과 윤리, 조직론과 리더십, 정책분석과 평가, 공공관리와 거버넌스 등 다양한 주제를 다룹니다.</w:t>
      </w:r>
    </w:p>
    <w:p w14:paraId="6C8D8A5D" w14:textId="77777777" w:rsidR="003A5E35" w:rsidRPr="003A5E35" w:rsidRDefault="003A5E35" w:rsidP="003A5E35">
      <w:pPr>
        <w:rPr>
          <w:rFonts w:hint="eastAsia"/>
        </w:rPr>
      </w:pPr>
      <w:r w:rsidRPr="003A5E35">
        <w:rPr>
          <w:rFonts w:hint="eastAsia"/>
        </w:rPr>
        <w:t>예를 들어, 행정학과에서는 정책의 개념을 설명합니다. 정책은 정부나 기타 주체가 사회적 문제를 해결하거나 목표를 달성하기 위해 결정하고 실행하는 일련의 행위나 규범을 말합니다. 정책은 문제의 인식과 정의, 대안의 제시와 선택, 실행과 감독, 결과의 평가와 수정 등의 과정을 거칩니다. 행정학과에서는 이러한 과정을 이론적으로 분석하고 실제 사례를 살펴보며 정책의 효율성과 공정성, 합리성과 책임성 등을 평가합니다.</w:t>
      </w:r>
    </w:p>
    <w:p w14:paraId="0D020C12" w14:textId="77777777" w:rsidR="003A5E35" w:rsidRPr="003A5E35" w:rsidRDefault="003A5E35" w:rsidP="003A5E35">
      <w:pPr>
        <w:rPr>
          <w:rFonts w:hint="eastAsia"/>
        </w:rPr>
      </w:pPr>
      <w:r w:rsidRPr="003A5E35">
        <w:rPr>
          <w:rFonts w:hint="eastAsia"/>
        </w:rPr>
        <w:t>첫째, 행정법이라는 과목은 행정의 법적 근거와 한계를 다루는 과목입니다. 행정법은 행정권의 행사와 통제, 행정소송, 행정절차 등에 관한 법률을 학습합니다. 행정법은 행정학과의 기초과목으로서, 행정의 원칙과 규범을 이해하는 데 도움이 됩니다.</w:t>
      </w:r>
    </w:p>
    <w:p w14:paraId="2295D2CD" w14:textId="77777777" w:rsidR="003A5E35" w:rsidRPr="003A5E35" w:rsidRDefault="003A5E35" w:rsidP="003A5E35">
      <w:pPr>
        <w:rPr>
          <w:rFonts w:hint="eastAsia"/>
        </w:rPr>
      </w:pPr>
      <w:r w:rsidRPr="003A5E35">
        <w:rPr>
          <w:rFonts w:hint="eastAsia"/>
        </w:rPr>
        <w:t>둘째, 정책학이라는 과목은 정책의 개념과 이론, 과정, 분석 방법 등을 다루는 과목입니</w:t>
      </w:r>
      <w:r w:rsidRPr="003A5E35">
        <w:rPr>
          <w:rFonts w:hint="eastAsia"/>
        </w:rPr>
        <w:lastRenderedPageBreak/>
        <w:t>다. 정책학은 정책의 목적과 수단, 대안과 평가, 영향과 결과 등에 관한 지식을 습득합니다. 정책학은 행정학과의 핵심과목으로서, 정책의 제안과 실행, 평가와 개선을 위한 능력을 갖추는 데 필요합니다.</w:t>
      </w:r>
    </w:p>
    <w:p w14:paraId="68C4C827" w14:textId="77777777" w:rsidR="003A5E35" w:rsidRPr="003A5E35" w:rsidRDefault="003A5E35" w:rsidP="003A5E35">
      <w:pPr>
        <w:rPr>
          <w:rFonts w:hint="eastAsia"/>
        </w:rPr>
      </w:pPr>
      <w:r w:rsidRPr="003A5E35">
        <w:rPr>
          <w:rFonts w:hint="eastAsia"/>
        </w:rPr>
        <w:t>셋째, 조직론이라는 과목은 조직의 구조와 행위, 변화와 발전 등을 다루는 과목입니다. 조직론은 조직의 유형과 특성, 기능과 문제점, 개선방안 등에 관한 이론과 사례를 학습합니다. 조직론은 행정학과의 응용과목으로서, 조직의 운영과 관리, 혁신과 변화를 위한 전략을 수립하는 데 도움이 됩니다.</w:t>
      </w:r>
    </w:p>
    <w:p w14:paraId="603F7D85" w14:textId="77777777" w:rsidR="003A5E35" w:rsidRPr="003A5E35" w:rsidRDefault="003A5E35" w:rsidP="003A5E35">
      <w:pPr>
        <w:rPr>
          <w:rFonts w:hint="eastAsia"/>
        </w:rPr>
      </w:pPr>
      <w:r w:rsidRPr="003A5E35">
        <w:rPr>
          <w:rFonts w:hint="eastAsia"/>
          <w:b/>
          <w:bCs/>
        </w:rPr>
        <w:t>행정법</w:t>
      </w:r>
    </w:p>
    <w:p w14:paraId="7EBF5318" w14:textId="77777777" w:rsidR="003A5E35" w:rsidRPr="003A5E35" w:rsidRDefault="003A5E35" w:rsidP="003A5E35">
      <w:pPr>
        <w:rPr>
          <w:rFonts w:hint="eastAsia"/>
        </w:rPr>
      </w:pPr>
      <w:r w:rsidRPr="003A5E35">
        <w:rPr>
          <w:rFonts w:hint="eastAsia"/>
        </w:rPr>
        <w:t>첫째, 행정법의 기본 개념과 원칙을 이해할 수 있습니다. 예를 들어, 행정법의 법원으로서의 헌법과 행정법의 기본원칙인 법치행정원칙, 적법성원칙, 평등원칙, 신뢰보호원칙 등을 배울 수 있습니다. 이러한 개념과 원칙은 행정부의 권한과 책임을 제한하고 행정행위의 타당성과 합리성을 판단하는 기준이 됩니다.</w:t>
      </w:r>
    </w:p>
    <w:p w14:paraId="0CE3C29F" w14:textId="77777777" w:rsidR="003A5E35" w:rsidRPr="003A5E35" w:rsidRDefault="003A5E35" w:rsidP="003A5E35">
      <w:pPr>
        <w:rPr>
          <w:rFonts w:hint="eastAsia"/>
        </w:rPr>
      </w:pPr>
      <w:r w:rsidRPr="003A5E35">
        <w:rPr>
          <w:rFonts w:hint="eastAsia"/>
        </w:rPr>
        <w:t>둘째, 행정행위의 종류와 성질을 구분할 수 있습니다. 예를 들어, 행정행위는 일반행정행위와 특별행정행위로 나눌 수 있으며, 일반행정행위는 재량행위와 법정행위로 구분할 수 있습니다. 또한, 행정행위는 공법적 성질과 민사법적 성질을 동시에 가질 수 있으며, 이에 따라 적용되는 법규와 소송절차가 달라질 수 있습니다. 이러한 구분은 행정행위의 법적 효력과 책임을 파악하는 데 도움이 됩니다.</w:t>
      </w:r>
    </w:p>
    <w:p w14:paraId="18AE0DD4" w14:textId="77777777" w:rsidR="003A5E35" w:rsidRPr="003A5E35" w:rsidRDefault="003A5E35" w:rsidP="003A5E35">
      <w:pPr>
        <w:rPr>
          <w:rFonts w:hint="eastAsia"/>
        </w:rPr>
      </w:pPr>
      <w:r w:rsidRPr="003A5E35">
        <w:rPr>
          <w:rFonts w:hint="eastAsia"/>
        </w:rPr>
        <w:t>셋째, 행정행위에 대한 법적 통제 방법을 알 수 있습니다. 예를 들어, 행정행위에 대한 법적 통제는 내부적 통제와 외부적 통제로 나눌 수 있으며, 내부적 통제는 상급기관의 감독이나 재결 등으로 이루어지고 외부적 통제는 헌법재판소나 사법부의 심사 등으로 이루어집니다. 또한, 행정행위에 대한 소송은 특별법상 소송과 일반소송으로 구분할 수 있으며, 각각의 소송절차와 요건을 배울 수 있습니다. 이러한 방법은 행정부의 권력남용이나 부당한 처분에 대해 권리를 보호하고 구제받는 데 필요합니다.</w:t>
      </w:r>
    </w:p>
    <w:p w14:paraId="68553D1A" w14:textId="77777777" w:rsidR="003A5E35" w:rsidRPr="003A5E35" w:rsidRDefault="003A5E35" w:rsidP="003A5E35">
      <w:pPr>
        <w:rPr>
          <w:rFonts w:hint="eastAsia"/>
        </w:rPr>
      </w:pPr>
      <w:r w:rsidRPr="003A5E35">
        <w:rPr>
          <w:rFonts w:hint="eastAsia"/>
        </w:rPr>
        <w:t>첫째, 행정법은 공법의 한 분야로서, 헌법과 밀접한 관련이 있다. 헌법은 행정권의 근원과 한계를 규정하고, 행정기본법은 행정의 기본원칙과 제도를 정한다. 헌법과 행정기본법을 잘 이해하고 적용하는 것이 행정법의 기초입니다.</w:t>
      </w:r>
    </w:p>
    <w:p w14:paraId="29160C67" w14:textId="77777777" w:rsidR="003A5E35" w:rsidRPr="003A5E35" w:rsidRDefault="003A5E35" w:rsidP="003A5E35">
      <w:pPr>
        <w:rPr>
          <w:rFonts w:hint="eastAsia"/>
        </w:rPr>
      </w:pPr>
      <w:r w:rsidRPr="003A5E35">
        <w:rPr>
          <w:rFonts w:hint="eastAsia"/>
        </w:rPr>
        <w:t>둘째, 행정법은 사회생활에 직접적인 영향을 미치는 법이고 행정작용은 국민의 권리와 의무를 결정하고, 행정구제는 국민의 합리적인 요구와 불만을 처리한다. 행정법을 배우면서 나는 다양한 행정사례와 판례를 접하고, 그것들이 어떻게 실제 문제를 해결하는지 분석합니다.</w:t>
      </w:r>
    </w:p>
    <w:p w14:paraId="4DE68BDB" w14:textId="77777777" w:rsidR="003A5E35" w:rsidRPr="003A5E35" w:rsidRDefault="003A5E35" w:rsidP="003A5E35">
      <w:pPr>
        <w:rPr>
          <w:rFonts w:hint="eastAsia"/>
        </w:rPr>
      </w:pPr>
      <w:r w:rsidRPr="003A5E35">
        <w:rPr>
          <w:rFonts w:hint="eastAsia"/>
        </w:rPr>
        <w:t xml:space="preserve">셋째, 행정법은 변화하는 사회에 적응하는 법이고 행정법은 시대와 환경에 따라 새로운 제도와 규제를 도입하고, 기존의 제도와 규제를 개선하고 폐지한다. 행정법을 배우면서 </w:t>
      </w:r>
      <w:r w:rsidRPr="003A5E35">
        <w:rPr>
          <w:rFonts w:hint="eastAsia"/>
        </w:rPr>
        <w:lastRenderedPageBreak/>
        <w:t>나는 최근의 법률개정과 정책변화를 주시하고, 그것들이 어떻게 행정법의 발전에 기여하는지 배웠습니다.</w:t>
      </w:r>
    </w:p>
    <w:p w14:paraId="2090327E" w14:textId="77777777" w:rsidR="003A5E35" w:rsidRPr="003A5E35" w:rsidRDefault="003A5E35" w:rsidP="003A5E35">
      <w:pPr>
        <w:rPr>
          <w:rFonts w:hint="eastAsia"/>
        </w:rPr>
      </w:pPr>
      <w:r w:rsidRPr="003A5E35">
        <w:rPr>
          <w:rFonts w:hint="eastAsia"/>
          <w:b/>
          <w:bCs/>
        </w:rPr>
        <w:t>정책론</w:t>
      </w:r>
    </w:p>
    <w:p w14:paraId="56EDCEC2" w14:textId="77777777" w:rsidR="003A5E35" w:rsidRPr="003A5E35" w:rsidRDefault="003A5E35" w:rsidP="003A5E35">
      <w:pPr>
        <w:rPr>
          <w:rFonts w:hint="eastAsia"/>
        </w:rPr>
      </w:pPr>
      <w:r w:rsidRPr="003A5E35">
        <w:rPr>
          <w:rFonts w:hint="eastAsia"/>
        </w:rPr>
        <w:t>정책론은 정책을 분석하고 평가하고 제안하는 방법론을 다루는 학문입니다.</w:t>
      </w:r>
    </w:p>
    <w:p w14:paraId="7C21D126" w14:textId="77777777" w:rsidR="003A5E35" w:rsidRPr="003A5E35" w:rsidRDefault="003A5E35" w:rsidP="003A5E35">
      <w:pPr>
        <w:rPr>
          <w:rFonts w:hint="eastAsia"/>
        </w:rPr>
      </w:pPr>
      <w:r w:rsidRPr="003A5E35">
        <w:rPr>
          <w:rFonts w:hint="eastAsia"/>
        </w:rPr>
        <w:t>첫째, 정책은 문제를 해결하기 위한 목적과 수단의 관계로 이해할 수 있다. 정책을 만들거나 평가할 때는 문제의 정의와 원인, 영향력, 대안, 결과 등을 체계적으로 분석해야 한다. 이를 위해 다양한 이론과 모형, 도구를 활용할 수 있다.</w:t>
      </w:r>
    </w:p>
    <w:p w14:paraId="3861957E" w14:textId="77777777" w:rsidR="003A5E35" w:rsidRPr="003A5E35" w:rsidRDefault="003A5E35" w:rsidP="003A5E35">
      <w:pPr>
        <w:rPr>
          <w:rFonts w:hint="eastAsia"/>
        </w:rPr>
      </w:pPr>
      <w:r w:rsidRPr="003A5E35">
        <w:rPr>
          <w:rFonts w:hint="eastAsia"/>
        </w:rPr>
        <w:t>둘째, 정책은 다양한 이해관계자들의 참여와 협력을 통해 만들어지고 실행되고 평가된다. 정책을 만들거나 평가할 때는 이해관계자들의 입장과 요구, 영향력 등을 파악하고 공감하고 조율해야 한다. 이를 위해 다양한 의사소통과 협력의 방법과 기술을 활용할 수 있다.</w:t>
      </w:r>
    </w:p>
    <w:p w14:paraId="12B0D1D3" w14:textId="77777777" w:rsidR="003A5E35" w:rsidRPr="003A5E35" w:rsidRDefault="003A5E35" w:rsidP="003A5E35">
      <w:pPr>
        <w:rPr>
          <w:rFonts w:hint="eastAsia"/>
        </w:rPr>
      </w:pPr>
      <w:r w:rsidRPr="003A5E35">
        <w:rPr>
          <w:rFonts w:hint="eastAsia"/>
        </w:rPr>
        <w:t>셋째, 정책은 변화하는 환경과 상황에 적응하고 개선되어야 한다. 정책을 만들거나 평가할 때는 현재와 미래의 환경과 상황을 예측하고 분석하고 대비해야 한다. 이를 위해 다양한 정보와 지식, 창의력을 활용할 수 있다.</w:t>
      </w:r>
    </w:p>
    <w:p w14:paraId="246E5755" w14:textId="77777777" w:rsidR="003A5E35" w:rsidRPr="003A5E35" w:rsidRDefault="003A5E35" w:rsidP="003A5E35">
      <w:pPr>
        <w:numPr>
          <w:ilvl w:val="0"/>
          <w:numId w:val="6"/>
        </w:numPr>
        <w:rPr>
          <w:rFonts w:hint="eastAsia"/>
        </w:rPr>
      </w:pPr>
      <w:r w:rsidRPr="003A5E35">
        <w:rPr>
          <w:rFonts w:hint="eastAsia"/>
        </w:rPr>
        <w:t>문제분석과정에서 SWOT분석이나 로직모델 등을 사용하여 문제의 복잡성과 다면성을 파악하고 구조화하는 방법을 배웠다.</w:t>
      </w:r>
    </w:p>
    <w:p w14:paraId="38191CE4" w14:textId="77777777" w:rsidR="003A5E35" w:rsidRPr="003A5E35" w:rsidRDefault="003A5E35" w:rsidP="003A5E35">
      <w:pPr>
        <w:numPr>
          <w:ilvl w:val="0"/>
          <w:numId w:val="6"/>
        </w:numPr>
        <w:rPr>
          <w:rFonts w:hint="eastAsia"/>
        </w:rPr>
      </w:pPr>
      <w:r w:rsidRPr="003A5E35">
        <w:rPr>
          <w:rFonts w:hint="eastAsia"/>
        </w:rPr>
        <w:t>정책제안과정에서 SMART기준이나 MCA등을 사용하여 정책대안의 타당성과 효율성과 효과성을 평가하고 비교하는 방법을 배웠다.</w:t>
      </w:r>
    </w:p>
    <w:p w14:paraId="36761578" w14:textId="77777777" w:rsidR="003A5E35" w:rsidRPr="003A5E35" w:rsidRDefault="003A5E35" w:rsidP="003A5E35">
      <w:pPr>
        <w:numPr>
          <w:ilvl w:val="0"/>
          <w:numId w:val="6"/>
        </w:numPr>
        <w:rPr>
          <w:rFonts w:hint="eastAsia"/>
        </w:rPr>
      </w:pPr>
      <w:r w:rsidRPr="003A5E35">
        <w:rPr>
          <w:rFonts w:hint="eastAsia"/>
        </w:rPr>
        <w:t>정책실행과정에서 PERT나 GANTT차트 등을 사용하여 정책목표와 일정과 자원을 관리하고 조정하는 방법을 배웠다.</w:t>
      </w:r>
    </w:p>
    <w:p w14:paraId="6B2270BC" w14:textId="77777777" w:rsidR="003A5E35" w:rsidRPr="003A5E35" w:rsidRDefault="003A5E35" w:rsidP="003A5E35">
      <w:pPr>
        <w:numPr>
          <w:ilvl w:val="0"/>
          <w:numId w:val="6"/>
        </w:numPr>
        <w:rPr>
          <w:rFonts w:hint="eastAsia"/>
        </w:rPr>
      </w:pPr>
      <w:r w:rsidRPr="003A5E35">
        <w:rPr>
          <w:rFonts w:hint="eastAsia"/>
        </w:rPr>
        <w:t>정책평가과정에서 CIPP모델이나 Kirkpatrick모델 등을 사용하여 정책의 입력과 과정과 출력과 결과를 측정하고 개선하는 방법을 배웠다.</w:t>
      </w:r>
    </w:p>
    <w:p w14:paraId="234BDBD4" w14:textId="77777777" w:rsidR="003A5E35" w:rsidRPr="003A5E35" w:rsidRDefault="003A5E35" w:rsidP="003A5E35">
      <w:pPr>
        <w:numPr>
          <w:ilvl w:val="0"/>
          <w:numId w:val="6"/>
        </w:numPr>
        <w:rPr>
          <w:rFonts w:hint="eastAsia"/>
        </w:rPr>
      </w:pPr>
      <w:r w:rsidRPr="003A5E35">
        <w:rPr>
          <w:rFonts w:hint="eastAsia"/>
        </w:rPr>
        <w:t>이해관계자분석과정에서 스테이크홀더맵이나 파워인터레스트그리드 등을 사용하여 이해관계자들의 특성과 관계와 영향력을 파악하고 전략적으로 대응하는 방법을 배웠다.</w:t>
      </w:r>
    </w:p>
    <w:p w14:paraId="303D0D7D" w14:textId="77777777" w:rsidR="003A5E35" w:rsidRPr="003A5E35" w:rsidRDefault="003A5E35" w:rsidP="003A5E35">
      <w:pPr>
        <w:numPr>
          <w:ilvl w:val="0"/>
          <w:numId w:val="6"/>
        </w:numPr>
        <w:rPr>
          <w:rFonts w:hint="eastAsia"/>
        </w:rPr>
      </w:pPr>
      <w:r w:rsidRPr="003A5E35">
        <w:rPr>
          <w:rFonts w:hint="eastAsia"/>
        </w:rPr>
        <w:t>의사소통과정에서 프레젠테이션이나 미팅이나 협상 등의 기회에서 자신의 의견과 제안을 명확하고 설득력있게 전달하고 상대방의 의견과 제안을 경청하고 반영하는 방법을 배웠다.</w:t>
      </w:r>
    </w:p>
    <w:p w14:paraId="313B341A" w14:textId="77777777" w:rsidR="003A5E35" w:rsidRPr="003A5E35" w:rsidRDefault="003A5E35" w:rsidP="003A5E35">
      <w:pPr>
        <w:rPr>
          <w:rFonts w:hint="eastAsia"/>
        </w:rPr>
      </w:pPr>
      <w:r w:rsidRPr="003A5E35">
        <w:rPr>
          <w:rFonts w:hint="eastAsia"/>
        </w:rPr>
        <w:t>정책론이란 정책을 만들고 평가하고 개선하는 과정과 방법을 연구하는 학문이다. 정책론을 공부하면서 배운점은 다음과 같다.</w:t>
      </w:r>
    </w:p>
    <w:p w14:paraId="474A8C0E" w14:textId="77777777" w:rsidR="003A5E35" w:rsidRPr="003A5E35" w:rsidRDefault="003A5E35" w:rsidP="003A5E35">
      <w:pPr>
        <w:rPr>
          <w:rFonts w:hint="eastAsia"/>
        </w:rPr>
      </w:pPr>
      <w:r w:rsidRPr="003A5E35">
        <w:rPr>
          <w:rFonts w:hint="eastAsia"/>
        </w:rPr>
        <w:lastRenderedPageBreak/>
        <w:t>첫째, 정책은 문제를 해결하기 위한 목적과 수단의 집합이다. 따라서 정책을 만들기 위해서는 문제를 정의하고 분석하고 우선순위를 정하는 것이 중요하다. 문제를 잘못 정의하거나 분석하면 효과적인 정책을 만들 수 없다. 예를 들어, 교통체증을 해결하기 위한 정책을 만들 때, 교통체증의 원인과 영향을 파악하고, 다양한 대안을 비교하고, 예상되는 결과와 비용을 고려해야 한다.</w:t>
      </w:r>
    </w:p>
    <w:p w14:paraId="11EBE149" w14:textId="77777777" w:rsidR="003A5E35" w:rsidRPr="003A5E35" w:rsidRDefault="003A5E35" w:rsidP="003A5E35">
      <w:pPr>
        <w:rPr>
          <w:rFonts w:hint="eastAsia"/>
        </w:rPr>
      </w:pPr>
      <w:r w:rsidRPr="003A5E35">
        <w:rPr>
          <w:rFonts w:hint="eastAsia"/>
        </w:rPr>
        <w:t>둘째, 정책은 다양한 이해관계자와 상호작용한다. 따라서 정책을 평가하고 개선하기 위해서는 이해관계자의 의견과 반응을 수집하고 분석하고 반영하는 것이 중요하다. 이해관계자는 정책의 목표와 수단에 대해 동의하거나 반대하거나 수정할 수 있다. 예를 들어, 환경보호를 위한 정책을 평가할 때, 환경단체와 산업단체와 시민단체와 정부기관 등의 이해관계자의 입장과 영향력을 파악하고, 그들의 만족도와 피드백을 측정하고, 그들의 요구와 제안을 고려해야 한다.</w:t>
      </w:r>
    </w:p>
    <w:p w14:paraId="212E6C16" w14:textId="77777777" w:rsidR="003A5E35" w:rsidRPr="003A5E35" w:rsidRDefault="003A5E35" w:rsidP="003A5E35">
      <w:pPr>
        <w:rPr>
          <w:rFonts w:hint="eastAsia"/>
        </w:rPr>
      </w:pPr>
      <w:r w:rsidRPr="003A5E35">
        <w:rPr>
          <w:rFonts w:hint="eastAsia"/>
        </w:rPr>
        <w:t>셋째, 정책은 사회적 맥락과 역사적 배경에 영향을 받고 영향을 준다. 따라서 정책을 이해하고 비판하기 위해서는 사회적 맥락과 역사적 배경을 조사하고 분석하는 것이 중요하다. 사회적 맥락과 역사적 배경은 정책의 필요성과 타당성과 효율성과 공정성과 합리성 등을 판단하는 기준이 된다. 예를 들어, 성평등을 증진하기 위한 정책을 비판할 때, 성평등의 의미와 범위와 기준과 지표와 방법 등을 사회적 맥락과 역사적 배경에 따라 검토하고 평가해야 한다.</w:t>
      </w:r>
    </w:p>
    <w:p w14:paraId="0CF5552C" w14:textId="77777777" w:rsidR="003A5E35" w:rsidRPr="003A5E35" w:rsidRDefault="003A5E35" w:rsidP="003A5E35">
      <w:pPr>
        <w:rPr>
          <w:rFonts w:hint="eastAsia"/>
        </w:rPr>
      </w:pPr>
      <w:r w:rsidRPr="003A5E35">
        <w:rPr>
          <w:rFonts w:hint="eastAsia"/>
        </w:rPr>
        <w:t>정리하면, 정책론을 공부하면서 배운점은 문제를 해결하기 위한 목적과 수단의 집합인 정책을 만들고 평가하고 개선하는 과정과 방법에 대해 알게 되었다는 것이다.</w:t>
      </w:r>
    </w:p>
    <w:p w14:paraId="3AD12FE8" w14:textId="77777777" w:rsidR="003A5E35" w:rsidRPr="003A5E35" w:rsidRDefault="003A5E35" w:rsidP="003A5E35">
      <w:pPr>
        <w:rPr>
          <w:rFonts w:hint="eastAsia"/>
        </w:rPr>
      </w:pPr>
      <w:r w:rsidRPr="003A5E35">
        <w:rPr>
          <w:rFonts w:hint="eastAsia"/>
          <w:b/>
          <w:bCs/>
        </w:rPr>
        <w:t>조직론</w:t>
      </w:r>
    </w:p>
    <w:p w14:paraId="0627B698" w14:textId="77777777" w:rsidR="003A5E35" w:rsidRPr="003A5E35" w:rsidRDefault="003A5E35" w:rsidP="003A5E35">
      <w:pPr>
        <w:rPr>
          <w:rFonts w:hint="eastAsia"/>
        </w:rPr>
      </w:pPr>
      <w:r w:rsidRPr="003A5E35">
        <w:rPr>
          <w:rFonts w:hint="eastAsia"/>
        </w:rPr>
        <w:t>조직론이란 조직의 구성, 기능, 행위, 발전 등을 연구하는 학문입니다.. 조직론은 조직의 효율성과 효과성을 높이기 위해 조직의 목표, 구조, 문화, 리더십, 의사소통, 갈등, 변화 등을 분석하고 개선하는 방법을 제시한다. 조직론은 다양한 이론과 모델을 바탕으로 하며, 실제 조직에서 발생하는 문제와 현상을 해결하기 위해 적용됩니다.</w:t>
      </w:r>
    </w:p>
    <w:p w14:paraId="3C949A7E" w14:textId="77777777" w:rsidR="003A5E35" w:rsidRPr="003A5E35" w:rsidRDefault="003A5E35" w:rsidP="003A5E35">
      <w:pPr>
        <w:rPr>
          <w:rFonts w:hint="eastAsia"/>
        </w:rPr>
      </w:pPr>
      <w:r w:rsidRPr="003A5E35">
        <w:rPr>
          <w:rFonts w:hint="eastAsia"/>
        </w:rPr>
        <w:t>예를 들어, 한 회사에서 직원들의 성과가 저조하고 이직률이 높을 경우 조직론적으로 접근하면, 이러한 문제의 원인과 해결책을 찾기 위해 다음과 같은 질문을 할 수 있습니다.</w:t>
      </w:r>
    </w:p>
    <w:p w14:paraId="2BF7B33C" w14:textId="77777777" w:rsidR="003A5E35" w:rsidRPr="003A5E35" w:rsidRDefault="003A5E35" w:rsidP="003A5E35">
      <w:pPr>
        <w:numPr>
          <w:ilvl w:val="0"/>
          <w:numId w:val="7"/>
        </w:numPr>
        <w:rPr>
          <w:rFonts w:hint="eastAsia"/>
        </w:rPr>
      </w:pPr>
      <w:r w:rsidRPr="003A5E35">
        <w:rPr>
          <w:rFonts w:hint="eastAsia"/>
        </w:rPr>
        <w:t>회사의 목표와 비전은 무엇인가? 직원들은 이에 공감하고 동기부여를 받는가?</w:t>
      </w:r>
    </w:p>
    <w:p w14:paraId="58A3C802" w14:textId="77777777" w:rsidR="003A5E35" w:rsidRPr="003A5E35" w:rsidRDefault="003A5E35" w:rsidP="003A5E35">
      <w:pPr>
        <w:numPr>
          <w:ilvl w:val="0"/>
          <w:numId w:val="7"/>
        </w:numPr>
        <w:rPr>
          <w:rFonts w:hint="eastAsia"/>
        </w:rPr>
      </w:pPr>
      <w:r w:rsidRPr="003A5E35">
        <w:rPr>
          <w:rFonts w:hint="eastAsia"/>
        </w:rPr>
        <w:t>회사의 조직구조는 어떠한가? 직원들의 역할과 책임은 명확한가? 협업과 의사결정 과정은 원활한가?</w:t>
      </w:r>
    </w:p>
    <w:p w14:paraId="1E3CCBF2" w14:textId="77777777" w:rsidR="003A5E35" w:rsidRPr="003A5E35" w:rsidRDefault="003A5E35" w:rsidP="003A5E35">
      <w:pPr>
        <w:numPr>
          <w:ilvl w:val="0"/>
          <w:numId w:val="7"/>
        </w:numPr>
        <w:rPr>
          <w:rFonts w:hint="eastAsia"/>
        </w:rPr>
      </w:pPr>
      <w:r w:rsidRPr="003A5E35">
        <w:rPr>
          <w:rFonts w:hint="eastAsia"/>
        </w:rPr>
        <w:t>회사의 조직문화는 어떠한가? 직원들은 서로 신뢰하고 존중하는가? 피드백과 인정은 충분한가?</w:t>
      </w:r>
    </w:p>
    <w:p w14:paraId="1D68C6E0" w14:textId="77777777" w:rsidR="003A5E35" w:rsidRPr="003A5E35" w:rsidRDefault="003A5E35" w:rsidP="003A5E35">
      <w:pPr>
        <w:numPr>
          <w:ilvl w:val="0"/>
          <w:numId w:val="7"/>
        </w:numPr>
        <w:rPr>
          <w:rFonts w:hint="eastAsia"/>
        </w:rPr>
      </w:pPr>
      <w:r w:rsidRPr="003A5E35">
        <w:rPr>
          <w:rFonts w:hint="eastAsia"/>
        </w:rPr>
        <w:lastRenderedPageBreak/>
        <w:t>회사의 리더십은 어떠한가? 상사와 부하는 적절한 관계를 유지하는가? 리더들은 직원들을 지도하고 지원하는가?</w:t>
      </w:r>
    </w:p>
    <w:p w14:paraId="57A24F8C" w14:textId="77777777" w:rsidR="003A5E35" w:rsidRPr="003A5E35" w:rsidRDefault="003A5E35" w:rsidP="003A5E35">
      <w:pPr>
        <w:numPr>
          <w:ilvl w:val="0"/>
          <w:numId w:val="7"/>
        </w:numPr>
        <w:rPr>
          <w:rFonts w:hint="eastAsia"/>
        </w:rPr>
      </w:pPr>
      <w:r w:rsidRPr="003A5E35">
        <w:rPr>
          <w:rFonts w:hint="eastAsia"/>
        </w:rPr>
        <w:t>회사의 의사소통은 어떠한가? 직원들은 필요한 정보와 지식을 공유하고 학습하는가? 갈등과 불만은 적절히 해결되는가?</w:t>
      </w:r>
    </w:p>
    <w:p w14:paraId="08D29557" w14:textId="77777777" w:rsidR="003A5E35" w:rsidRPr="003A5E35" w:rsidRDefault="003A5E35" w:rsidP="003A5E35">
      <w:pPr>
        <w:numPr>
          <w:ilvl w:val="0"/>
          <w:numId w:val="7"/>
        </w:numPr>
        <w:rPr>
          <w:rFonts w:hint="eastAsia"/>
        </w:rPr>
      </w:pPr>
      <w:r w:rsidRPr="003A5E35">
        <w:rPr>
          <w:rFonts w:hint="eastAsia"/>
        </w:rPr>
        <w:t>회사의 변화관리는 어떠한가? 시장과 고객의 요구에 빠르게 대응하고 혁신하는가? 직원들은 변화에 대해 긍정적으로 수용하고 적응하는가?</w:t>
      </w:r>
    </w:p>
    <w:p w14:paraId="11B7D82A" w14:textId="77777777" w:rsidR="003A5E35" w:rsidRPr="003A5E35" w:rsidRDefault="003A5E35" w:rsidP="003A5E35">
      <w:pPr>
        <w:rPr>
          <w:rFonts w:hint="eastAsia"/>
        </w:rPr>
      </w:pPr>
      <w:r w:rsidRPr="003A5E35">
        <w:rPr>
          <w:rFonts w:hint="eastAsia"/>
        </w:rPr>
        <w:t>이러한 질문에 대한 답변을 통해 회사의 조직상태를 파악하고, 문제점을 개선하기 위한 전략과 행동을 계획하고 실행할 수 있습니다.</w:t>
      </w:r>
    </w:p>
    <w:p w14:paraId="54EC8784" w14:textId="77777777" w:rsidR="003A5E35" w:rsidRPr="003A5E35" w:rsidRDefault="003A5E35" w:rsidP="003A5E35">
      <w:pPr>
        <w:rPr>
          <w:rFonts w:hint="eastAsia"/>
        </w:rPr>
      </w:pPr>
      <w:r w:rsidRPr="003A5E35">
        <w:rPr>
          <w:rFonts w:hint="eastAsia"/>
        </w:rPr>
        <w:t>조직론은 조직의 구조와 기능, 행동과 문화, 변화와 발전에 관한 이론과 실제를 다루는 학문입니다. 저저는 이 과목을 통해 조직에 대한 다양한 관점과 접근법을 배우고, 조직의 성공과 실패에 영향을 미치는 요인들을 분석하고, 조직의 문제를 해결하고 개선하기 위한 전략과 방법을 익히는 기회를 얻었습니다.</w:t>
      </w:r>
    </w:p>
    <w:p w14:paraId="1117BF01" w14:textId="77777777" w:rsidR="003A5E35" w:rsidRPr="003A5E35" w:rsidRDefault="003A5E35" w:rsidP="003A5E35">
      <w:pPr>
        <w:rPr>
          <w:rFonts w:hint="eastAsia"/>
        </w:rPr>
      </w:pPr>
      <w:r w:rsidRPr="003A5E35">
        <w:rPr>
          <w:rFonts w:hint="eastAsia"/>
        </w:rPr>
        <w:t>나는 조직론 수업에서 진행된 팀 프로젝트가 가장 인상적이었다. 우리 팀은 실제 조직을 대상으로 조직 진단과 개선 제안을 수행하는 과제를 맡았습니다. 우리는 조직의 목표와 비전, 구성원의 역할과 책임, 의사소통과 협력, 리더십과 동기부여, 성과와 보상 등의 주요 요소들을 조사하고 평가하였습니다. 그리고 조직의 강점과 약점, 기회와 위협을 SWOT 분석으로 정리하고, 조직의 문제점을 파악하고 해결하기 위한 개선 방안을 제시하였습니다.</w:t>
      </w:r>
    </w:p>
    <w:p w14:paraId="570739FE" w14:textId="77777777" w:rsidR="003A5E35" w:rsidRPr="003A5E35" w:rsidRDefault="003A5E35" w:rsidP="003A5E35">
      <w:pPr>
        <w:rPr>
          <w:rFonts w:hint="eastAsia"/>
        </w:rPr>
      </w:pPr>
      <w:r w:rsidRPr="003A5E35">
        <w:rPr>
          <w:rFonts w:hint="eastAsia"/>
        </w:rPr>
        <w:t>이 프로젝트를 통해 나는 조직론의 이론과 실제를 연결하는 방법을 배웠으며 또한 팀원들과 함께 협력하고 소통하면서 조직 내부의 다양한 관계와 상호작용을 이해하고 경험할 수 있었습니다. 저는 이러한 경험이 나의 조직력과 리더십을 향상시키고, 나중에 실무에서도 유용하게 적용할 수 있을 것이라고 생각합니다.</w:t>
      </w:r>
    </w:p>
    <w:p w14:paraId="4B489AB1" w14:textId="77777777" w:rsidR="003A5E35" w:rsidRPr="003A5E35" w:rsidRDefault="003A5E35" w:rsidP="003A5E35">
      <w:pPr>
        <w:rPr>
          <w:rFonts w:hint="eastAsia"/>
        </w:rPr>
      </w:pPr>
      <w:r w:rsidRPr="003A5E35">
        <w:rPr>
          <w:rFonts w:hint="eastAsia"/>
          <w:b/>
          <w:bCs/>
        </w:rPr>
        <w:t>사회조사방법론</w:t>
      </w:r>
    </w:p>
    <w:p w14:paraId="3B6354D6" w14:textId="77777777" w:rsidR="003A5E35" w:rsidRPr="003A5E35" w:rsidRDefault="003A5E35" w:rsidP="003A5E35">
      <w:pPr>
        <w:rPr>
          <w:rFonts w:hint="eastAsia"/>
        </w:rPr>
      </w:pPr>
      <w:r w:rsidRPr="003A5E35">
        <w:rPr>
          <w:rFonts w:hint="eastAsia"/>
        </w:rPr>
        <w:t>사회조사방법론이란 사회현상을 과학적으로 연구하기 위한 방법론을 말한다. 사회조사방법론은 크게 양적 방법과 질적 방법으로 구분할 수 있다. 양적 방법은 사회현상을 수치화하고 통계적으로 분석하는 방법이다. 예를 들어, 인구조사, 여론조사, 실험 등이 양적 방법에 속한다. 질적 방법은 사회현상을 깊이 있게 이해하고 해석하는 방법이다. 예를 들어, 관찰, 인터뷰, 문서분석 등이 질적 방법에 속한다.</w:t>
      </w:r>
    </w:p>
    <w:p w14:paraId="6CBA7C18" w14:textId="77777777" w:rsidR="003A5E35" w:rsidRPr="003A5E35" w:rsidRDefault="003A5E35" w:rsidP="003A5E35">
      <w:pPr>
        <w:rPr>
          <w:rFonts w:hint="eastAsia"/>
        </w:rPr>
      </w:pPr>
      <w:r w:rsidRPr="003A5E35">
        <w:rPr>
          <w:rFonts w:hint="eastAsia"/>
        </w:rPr>
        <w:t>사회조사방법론을 적용할 때는 다음과 같은 경험을 바탕으로 제시할 수 있다.</w:t>
      </w:r>
    </w:p>
    <w:p w14:paraId="49378334" w14:textId="77777777" w:rsidR="003A5E35" w:rsidRPr="003A5E35" w:rsidRDefault="003A5E35" w:rsidP="003A5E35">
      <w:pPr>
        <w:numPr>
          <w:ilvl w:val="0"/>
          <w:numId w:val="8"/>
        </w:numPr>
        <w:rPr>
          <w:rFonts w:hint="eastAsia"/>
        </w:rPr>
      </w:pPr>
      <w:r w:rsidRPr="003A5E35">
        <w:rPr>
          <w:rFonts w:hint="eastAsia"/>
        </w:rPr>
        <w:t xml:space="preserve">목적과 질문을 명확하게 정의하라. 사회조사방법론은 연구의 목적과 질문에 따라 적절한 방법을 선택해야 한다. 예를 들어, 사회현상의 범위와 분포를 알고 싶다면 </w:t>
      </w:r>
      <w:r w:rsidRPr="003A5E35">
        <w:rPr>
          <w:rFonts w:hint="eastAsia"/>
        </w:rPr>
        <w:lastRenderedPageBreak/>
        <w:t>양적 방법을, 사회현상의 의미와 원인을 알고 싶다면 질적 방법을 사용할 수 있다.</w:t>
      </w:r>
    </w:p>
    <w:p w14:paraId="71B13DAD" w14:textId="77777777" w:rsidR="003A5E35" w:rsidRPr="003A5E35" w:rsidRDefault="003A5E35" w:rsidP="003A5E35">
      <w:pPr>
        <w:numPr>
          <w:ilvl w:val="0"/>
          <w:numId w:val="8"/>
        </w:numPr>
        <w:rPr>
          <w:rFonts w:hint="eastAsia"/>
        </w:rPr>
      </w:pPr>
      <w:r w:rsidRPr="003A5E35">
        <w:rPr>
          <w:rFonts w:hint="eastAsia"/>
        </w:rPr>
        <w:t>자료를 신뢰성 있고 타당하게 수집하라. 사회조사방법론은 자료의 품질에 영향을 미친다. 예를 들어, 표본의 크기와 선정방법, 측정도구의 개발과 검증, 자료수집의 시기와 방식 등을 고려해야 한다.</w:t>
      </w:r>
    </w:p>
    <w:p w14:paraId="3798033E" w14:textId="77777777" w:rsidR="003A5E35" w:rsidRPr="003A5E35" w:rsidRDefault="003A5E35" w:rsidP="003A5E35">
      <w:pPr>
        <w:numPr>
          <w:ilvl w:val="0"/>
          <w:numId w:val="8"/>
        </w:numPr>
        <w:rPr>
          <w:rFonts w:hint="eastAsia"/>
        </w:rPr>
      </w:pPr>
      <w:r w:rsidRPr="003A5E35">
        <w:rPr>
          <w:rFonts w:hint="eastAsia"/>
        </w:rPr>
        <w:t>자료를 체계적으로 정리하고 분석하라. 사회조사방법론은 자료의 해석에 영향을 미친다. 예를 들어, 자료의 유형과 특성에 따라 적절한 통계기법이나 내용분석기법을 사용해야 한다.</w:t>
      </w:r>
    </w:p>
    <w:p w14:paraId="5DC142DB" w14:textId="77777777" w:rsidR="003A5E35" w:rsidRPr="003A5E35" w:rsidRDefault="003A5E35" w:rsidP="003A5E35">
      <w:pPr>
        <w:numPr>
          <w:ilvl w:val="0"/>
          <w:numId w:val="8"/>
        </w:numPr>
        <w:rPr>
          <w:rFonts w:hint="eastAsia"/>
        </w:rPr>
      </w:pPr>
      <w:r w:rsidRPr="003A5E35">
        <w:rPr>
          <w:rFonts w:hint="eastAsia"/>
        </w:rPr>
        <w:t>결과를 객관적으로 보고하고 평가하라. 사회조사방법론은 연구의 가치에 영향을 미친다. 예를 들어, 결과의 요약과 해석, 한계와 시사점, 참고문헌과 부록 등을 포함해야 한다.</w:t>
      </w:r>
    </w:p>
    <w:p w14:paraId="5A2EA386" w14:textId="77777777" w:rsidR="003A5E35" w:rsidRPr="003A5E35" w:rsidRDefault="003A5E35" w:rsidP="003A5E35">
      <w:pPr>
        <w:rPr>
          <w:rFonts w:hint="eastAsia"/>
        </w:rPr>
      </w:pPr>
      <w:r w:rsidRPr="003A5E35">
        <w:rPr>
          <w:rFonts w:hint="eastAsia"/>
        </w:rPr>
        <w:t>저는 사회조사방법론이라는 과목을 통해 사회현상을 과학적으로 탐구하고 분석하는 방법에 대해 배웠습니다. 이 과목에서는 조사설계, 표본추출, 자료수집, 자료분석, 보고서 작성 등의 과정을 실습하면서 실제 사회조사의 전반적인 흐름을 익힐 수 있었습니다. 또한 다양한 사례와 예제를 통해 사회조사의 중요성과 한계, 윤리적 문제 등에 대해 깊이 생각할 수 있는 기회가 되었습니다.</w:t>
      </w:r>
    </w:p>
    <w:p w14:paraId="4A442EF6" w14:textId="77777777" w:rsidR="003A5E35" w:rsidRPr="003A5E35" w:rsidRDefault="003A5E35" w:rsidP="003A5E35">
      <w:pPr>
        <w:rPr>
          <w:rFonts w:hint="eastAsia"/>
        </w:rPr>
      </w:pPr>
      <w:r w:rsidRPr="003A5E35">
        <w:rPr>
          <w:rFonts w:hint="eastAsia"/>
        </w:rPr>
        <w:t>저는 이 과목을 수강하면서 경험한 것 중에서 가장 인상깊었던 것은 팀 프로젝트였습니다. 저희 팀은 대학생들의 취업준비 스트레스에 관한 조사를 진행했습니다. 저희는 조사목적과 가설을 설정하고, 설문지를 작성하고, 표본을 추출하고, 자료를 수집하고, SPSS 프로그램을 이용하여 자료를 분석하고, 보고서를 작성하는 모든 과정을 함께 수행했습니다. 이 과정에서 저는 팀원들과 의견을 나누고 협력하면서 사회조사의 실제적인 어려움과 재미를 느낄 수 있었습니다. 또한 저희가 만든 보고서가 교수님께서 칭찬해주시고 다른 학생들에게도 공유되면서 저의 자신감과 성취감도 높아졌습니다.</w:t>
      </w:r>
    </w:p>
    <w:p w14:paraId="34CA60B2" w14:textId="77777777" w:rsidR="003A5E35" w:rsidRPr="003A5E35" w:rsidRDefault="003A5E35" w:rsidP="003A5E35">
      <w:pPr>
        <w:rPr>
          <w:rFonts w:hint="eastAsia"/>
        </w:rPr>
      </w:pPr>
      <w:r w:rsidRPr="003A5E35">
        <w:rPr>
          <w:rFonts w:hint="eastAsia"/>
        </w:rPr>
        <w:t>사회조사방법론이라는 과목은 저에게 많은 것을 가르쳐주었습니다. 사회현상에 대해 궁금한 것이 있으면 어떻게 조사하고 분석할 수 있는지 알게 되었고, 팀워크와 커뮤니케이션 능력도 향상시켰습니다. 또한 사회조사의 결과가 사회에 어떤 영향을 미치는지도 인식하게 되었습니다.</w:t>
      </w:r>
    </w:p>
    <w:p w14:paraId="52EC5186" w14:textId="77777777" w:rsidR="003A5E35" w:rsidRPr="003A5E35" w:rsidRDefault="003A5E35" w:rsidP="003A5E35">
      <w:pPr>
        <w:rPr>
          <w:rFonts w:hint="eastAsia"/>
        </w:rPr>
      </w:pPr>
      <w:r w:rsidRPr="003A5E35">
        <w:rPr>
          <w:rFonts w:hint="eastAsia"/>
        </w:rPr>
        <w:t>or 2017년에 했던 강북구청에서 업무에 적용한 사례</w:t>
      </w:r>
    </w:p>
    <w:p w14:paraId="4F0058BF" w14:textId="77777777" w:rsidR="003A5E35" w:rsidRPr="003A5E35" w:rsidRDefault="003A5E35" w:rsidP="003A5E35">
      <w:pPr>
        <w:rPr>
          <w:rFonts w:hint="eastAsia"/>
        </w:rPr>
      </w:pPr>
      <w:r w:rsidRPr="003A5E35">
        <w:rPr>
          <w:rFonts w:hint="eastAsia"/>
        </w:rPr>
        <w:t>사회조사방법론이란 사회현상을 조사하고 분석하기 위한 과학적인 방법을 연구하는 학문이다. 사회조사방법론은 다음과 같은 단계로 구성된다.</w:t>
      </w:r>
    </w:p>
    <w:p w14:paraId="5B5973C6" w14:textId="77777777" w:rsidR="003A5E35" w:rsidRPr="003A5E35" w:rsidRDefault="003A5E35" w:rsidP="003A5E35">
      <w:pPr>
        <w:numPr>
          <w:ilvl w:val="0"/>
          <w:numId w:val="9"/>
        </w:numPr>
        <w:rPr>
          <w:rFonts w:hint="eastAsia"/>
        </w:rPr>
      </w:pPr>
      <w:r w:rsidRPr="003A5E35">
        <w:rPr>
          <w:rFonts w:hint="eastAsia"/>
        </w:rPr>
        <w:t>문제의 정의: 조사하고자 하는 사회현상의 목적, 범위, 가설, 연구질문 등을 명확하게 정의한다.</w:t>
      </w:r>
    </w:p>
    <w:p w14:paraId="11BB4B59" w14:textId="77777777" w:rsidR="003A5E35" w:rsidRPr="003A5E35" w:rsidRDefault="003A5E35" w:rsidP="003A5E35">
      <w:pPr>
        <w:numPr>
          <w:ilvl w:val="0"/>
          <w:numId w:val="9"/>
        </w:numPr>
        <w:rPr>
          <w:rFonts w:hint="eastAsia"/>
        </w:rPr>
      </w:pPr>
      <w:r w:rsidRPr="003A5E35">
        <w:rPr>
          <w:rFonts w:hint="eastAsia"/>
        </w:rPr>
        <w:lastRenderedPageBreak/>
        <w:t>자료의 수집: 조사대상과 자료수집방법을 결정하고, 적절한 측정도구와 표본추출방법을 선택한다. 자료수집방법에는 설문조사, 인터뷰, 관찰, 실험, 문헌조사 등이 있다.</w:t>
      </w:r>
    </w:p>
    <w:p w14:paraId="594655B2" w14:textId="77777777" w:rsidR="003A5E35" w:rsidRPr="003A5E35" w:rsidRDefault="003A5E35" w:rsidP="003A5E35">
      <w:pPr>
        <w:numPr>
          <w:ilvl w:val="0"/>
          <w:numId w:val="9"/>
        </w:numPr>
        <w:rPr>
          <w:rFonts w:hint="eastAsia"/>
        </w:rPr>
      </w:pPr>
      <w:r w:rsidRPr="003A5E35">
        <w:rPr>
          <w:rFonts w:hint="eastAsia"/>
        </w:rPr>
        <w:t>자료의 분석: 수집된 자료를 통계적 또는 비통계적 방법으로 정리하고 해석한다. 분석방법에는 기술통계, 추론통계, 상관분석, 회귀분석, 요인분석, 내용분석 등이 있다.</w:t>
      </w:r>
    </w:p>
    <w:p w14:paraId="7A5268A0" w14:textId="77777777" w:rsidR="003A5E35" w:rsidRPr="003A5E35" w:rsidRDefault="003A5E35" w:rsidP="003A5E35">
      <w:pPr>
        <w:numPr>
          <w:ilvl w:val="0"/>
          <w:numId w:val="9"/>
        </w:numPr>
        <w:rPr>
          <w:rFonts w:hint="eastAsia"/>
        </w:rPr>
      </w:pPr>
      <w:r w:rsidRPr="003A5E35">
        <w:rPr>
          <w:rFonts w:hint="eastAsia"/>
        </w:rPr>
        <w:t>결과의 보고: 분석결과를 요약하고, 가설검증, 연구결과의 의미와 한계, 향후연구의 방향 등을 논리적으로 서술한다. 보고서는 서론, 본론, 결론으로 구성되며, 참고문헌과 부록을 첨부한다</w:t>
      </w:r>
    </w:p>
    <w:p w14:paraId="4684AF98" w14:textId="77777777" w:rsidR="003A5E35" w:rsidRPr="003A5E35" w:rsidRDefault="003A5E35" w:rsidP="003A5E35">
      <w:pPr>
        <w:rPr>
          <w:rFonts w:hint="eastAsia"/>
        </w:rPr>
      </w:pPr>
      <w:r w:rsidRPr="003A5E35">
        <w:rPr>
          <w:rFonts w:hint="eastAsia"/>
        </w:rPr>
        <w:t>연구 설계: 실험, 설문 조사 및 사례 연구와 같은 다양한 유형의 연구 설계에 대해 배웠을 것입니다. 연구 질문과 사용 가능한 리소스를 기반으로 적절한 연구 디자인을 선택하는 방법을 배웠을 수 있습니다.</w:t>
      </w:r>
    </w:p>
    <w:p w14:paraId="6B514297" w14:textId="77777777" w:rsidR="003A5E35" w:rsidRPr="003A5E35" w:rsidRDefault="003A5E35" w:rsidP="003A5E35">
      <w:pPr>
        <w:rPr>
          <w:rFonts w:hint="eastAsia"/>
        </w:rPr>
      </w:pPr>
      <w:r w:rsidRPr="003A5E35">
        <w:rPr>
          <w:rFonts w:hint="eastAsia"/>
        </w:rPr>
        <w:t>샘플링 기술: 샘플링은 더 큰 모집단에서 개인의 하위 집합을 선택하는 프로세스를 말합니다. 임의 샘플링 및 의도적 샘플링과 같은 다양한 샘플링 기술과 모집단을 대표하는 샘플을 선택하는 방법에 대해 배움</w:t>
      </w:r>
    </w:p>
    <w:p w14:paraId="27749C09" w14:textId="77777777" w:rsidR="003A5E35" w:rsidRPr="003A5E35" w:rsidRDefault="003A5E35" w:rsidP="003A5E35">
      <w:pPr>
        <w:rPr>
          <w:rFonts w:hint="eastAsia"/>
        </w:rPr>
      </w:pPr>
      <w:r w:rsidRPr="003A5E35">
        <w:rPr>
          <w:rFonts w:hint="eastAsia"/>
        </w:rPr>
        <w:t>데이터 수집 방법: 설문 조사, 인터뷰 및 관찰과 같은 다양한 데이터 수집 방법에 대해 배웠을 수 있습니다. 이러한 방법을 효과적으로 설계하고 수행하는 방법과 편견과 오류를 최소화하는 방법을 배움</w:t>
      </w:r>
    </w:p>
    <w:p w14:paraId="3F92BE71" w14:textId="77777777" w:rsidR="003A5E35" w:rsidRPr="003A5E35" w:rsidRDefault="003A5E35" w:rsidP="003A5E35">
      <w:pPr>
        <w:rPr>
          <w:rFonts w:hint="eastAsia"/>
        </w:rPr>
      </w:pPr>
      <w:r w:rsidRPr="003A5E35">
        <w:rPr>
          <w:rFonts w:hint="eastAsia"/>
        </w:rPr>
        <w:t>데이터 분석 기법: 일단 데이터를 수집했다면 이를 분석하여 결론을 도출해야 합니다. 회귀 분석 및 가설 테스트와 같은 양적 데이터를 분석하기 위한 다양한 통계 기법에 대해 배웠을 수 있습니다. 내용 분석 및 근거 이론과 같은 정성적 데이터 분석 기술에 대해서도 배움</w:t>
      </w:r>
    </w:p>
    <w:p w14:paraId="7BA0BF3A" w14:textId="77777777" w:rsidR="003A5E35" w:rsidRPr="003A5E35" w:rsidRDefault="003A5E35" w:rsidP="003A5E35">
      <w:pPr>
        <w:rPr>
          <w:rFonts w:hint="eastAsia"/>
        </w:rPr>
      </w:pPr>
      <w:r w:rsidRPr="003A5E35">
        <w:rPr>
          <w:rFonts w:hint="eastAsia"/>
        </w:rPr>
        <w:t>윤리적 고려 사항: 마지막으로 사회 조사와 관련된 윤리적 고려 사항에 대해 배웠을 것입니다. 여기에는 정보에 입각한 동의, 기밀 유지 및 개인정보 보호와 같은 문제가 포함됩니다. 참가자의 권리와 복지를 보호하는 연구를 설계하는 방법과 연구 과정에서 발생할 수 있는 윤리적 딜레마를 탐색하는 방법을 배움</w:t>
      </w:r>
    </w:p>
    <w:p w14:paraId="2A358654" w14:textId="77777777" w:rsidR="003A5E35" w:rsidRPr="003A5E35" w:rsidRDefault="003A5E35"/>
    <w:sectPr w:rsidR="003A5E35" w:rsidRPr="003A5E3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3E9C"/>
    <w:multiLevelType w:val="multilevel"/>
    <w:tmpl w:val="37CC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D7483"/>
    <w:multiLevelType w:val="multilevel"/>
    <w:tmpl w:val="3A86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701FD"/>
    <w:multiLevelType w:val="multilevel"/>
    <w:tmpl w:val="E50A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72DBC"/>
    <w:multiLevelType w:val="multilevel"/>
    <w:tmpl w:val="A7B6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76547"/>
    <w:multiLevelType w:val="multilevel"/>
    <w:tmpl w:val="51C6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C3102C"/>
    <w:multiLevelType w:val="multilevel"/>
    <w:tmpl w:val="1C4C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A66207"/>
    <w:multiLevelType w:val="multilevel"/>
    <w:tmpl w:val="C2F6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D42F7"/>
    <w:multiLevelType w:val="multilevel"/>
    <w:tmpl w:val="674A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24382F"/>
    <w:multiLevelType w:val="multilevel"/>
    <w:tmpl w:val="416C2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0218987">
    <w:abstractNumId w:val="1"/>
  </w:num>
  <w:num w:numId="2" w16cid:durableId="1313438531">
    <w:abstractNumId w:val="0"/>
  </w:num>
  <w:num w:numId="3" w16cid:durableId="1268583531">
    <w:abstractNumId w:val="3"/>
  </w:num>
  <w:num w:numId="4" w16cid:durableId="1610234643">
    <w:abstractNumId w:val="2"/>
  </w:num>
  <w:num w:numId="5" w16cid:durableId="834488846">
    <w:abstractNumId w:val="8"/>
  </w:num>
  <w:num w:numId="6" w16cid:durableId="209728247">
    <w:abstractNumId w:val="5"/>
  </w:num>
  <w:num w:numId="7" w16cid:durableId="1702592202">
    <w:abstractNumId w:val="6"/>
  </w:num>
  <w:num w:numId="8" w16cid:durableId="1242519672">
    <w:abstractNumId w:val="7"/>
  </w:num>
  <w:num w:numId="9" w16cid:durableId="1939215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E35"/>
    <w:rsid w:val="003A5E35"/>
    <w:rsid w:val="00E20B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0F361"/>
  <w15:chartTrackingRefBased/>
  <w15:docId w15:val="{60BE9CEC-5C31-422B-B661-0CF6AF68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A5E3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A5E3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A5E3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A5E3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A5E3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A5E3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A5E3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A5E3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A5E3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A5E3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A5E3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A5E3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A5E3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A5E3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A5E3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A5E3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A5E3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A5E3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A5E3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A5E3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A5E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A5E3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A5E35"/>
    <w:pPr>
      <w:spacing w:before="160"/>
      <w:jc w:val="center"/>
    </w:pPr>
    <w:rPr>
      <w:i/>
      <w:iCs/>
      <w:color w:val="404040" w:themeColor="text1" w:themeTint="BF"/>
    </w:rPr>
  </w:style>
  <w:style w:type="character" w:customStyle="1" w:styleId="Char1">
    <w:name w:val="인용 Char"/>
    <w:basedOn w:val="a0"/>
    <w:link w:val="a5"/>
    <w:uiPriority w:val="29"/>
    <w:rsid w:val="003A5E35"/>
    <w:rPr>
      <w:i/>
      <w:iCs/>
      <w:color w:val="404040" w:themeColor="text1" w:themeTint="BF"/>
    </w:rPr>
  </w:style>
  <w:style w:type="paragraph" w:styleId="a6">
    <w:name w:val="List Paragraph"/>
    <w:basedOn w:val="a"/>
    <w:uiPriority w:val="34"/>
    <w:qFormat/>
    <w:rsid w:val="003A5E35"/>
    <w:pPr>
      <w:ind w:left="720"/>
      <w:contextualSpacing/>
    </w:pPr>
  </w:style>
  <w:style w:type="character" w:styleId="a7">
    <w:name w:val="Intense Emphasis"/>
    <w:basedOn w:val="a0"/>
    <w:uiPriority w:val="21"/>
    <w:qFormat/>
    <w:rsid w:val="003A5E35"/>
    <w:rPr>
      <w:i/>
      <w:iCs/>
      <w:color w:val="0F4761" w:themeColor="accent1" w:themeShade="BF"/>
    </w:rPr>
  </w:style>
  <w:style w:type="paragraph" w:styleId="a8">
    <w:name w:val="Intense Quote"/>
    <w:basedOn w:val="a"/>
    <w:next w:val="a"/>
    <w:link w:val="Char2"/>
    <w:uiPriority w:val="30"/>
    <w:qFormat/>
    <w:rsid w:val="003A5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A5E35"/>
    <w:rPr>
      <w:i/>
      <w:iCs/>
      <w:color w:val="0F4761" w:themeColor="accent1" w:themeShade="BF"/>
    </w:rPr>
  </w:style>
  <w:style w:type="character" w:styleId="a9">
    <w:name w:val="Intense Reference"/>
    <w:basedOn w:val="a0"/>
    <w:uiPriority w:val="32"/>
    <w:qFormat/>
    <w:rsid w:val="003A5E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5625</Words>
  <Characters>32066</Characters>
  <Application>Microsoft Office Word</Application>
  <DocSecurity>0</DocSecurity>
  <Lines>267</Lines>
  <Paragraphs>75</Paragraphs>
  <ScaleCrop>false</ScaleCrop>
  <Company/>
  <LinksUpToDate>false</LinksUpToDate>
  <CharactersWithSpaces>37616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8106</dc:creator>
  <cp:keywords/>
  <dc:description/>
  <cp:lastModifiedBy>8106</cp:lastModifiedBy>
  <cp:revision>1</cp:revision>
  <dcterms:created xsi:type="dcterms:W3CDTF">2025-10-16T07:10:00Z</dcterms:created>
  <dcterms:modified xsi:type="dcterms:W3CDTF">2025-10-16T07:10:00Z</dcterms:modified>
</cp:coreProperties>
</file>